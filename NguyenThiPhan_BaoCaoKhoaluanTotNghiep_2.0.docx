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BDF14" w14:textId="77777777" w:rsidR="00231015" w:rsidRPr="00070B8C" w:rsidRDefault="00231015" w:rsidP="00BF1E05">
      <w:pPr>
        <w:pBdr>
          <w:top w:val="thinThickSmallGap" w:sz="24" w:space="1" w:color="auto"/>
          <w:left w:val="thinThickSmallGap" w:sz="24" w:space="4" w:color="auto"/>
          <w:bottom w:val="thickThinSmallGap" w:sz="24" w:space="1" w:color="auto"/>
          <w:right w:val="thickThinSmallGap" w:sz="24" w:space="4" w:color="auto"/>
        </w:pBdr>
        <w:spacing w:after="60"/>
        <w:jc w:val="center"/>
        <w:outlineLvl w:val="0"/>
        <w:rPr>
          <w:bCs/>
          <w:szCs w:val="26"/>
        </w:rPr>
      </w:pPr>
      <w:bookmarkStart w:id="0" w:name="_Toc38143355"/>
      <w:bookmarkStart w:id="1" w:name="_Toc38143533"/>
      <w:r w:rsidRPr="00070B8C">
        <w:rPr>
          <w:bCs/>
          <w:szCs w:val="26"/>
        </w:rPr>
        <w:t>HỌC VIỆN NGÂN HÀNG</w:t>
      </w:r>
      <w:bookmarkEnd w:id="0"/>
      <w:bookmarkEnd w:id="1"/>
    </w:p>
    <w:p w14:paraId="6379F6A1" w14:textId="77777777" w:rsidR="005A462B" w:rsidRPr="00070B8C" w:rsidRDefault="00231015" w:rsidP="00BF1E05">
      <w:pPr>
        <w:pBdr>
          <w:top w:val="thinThickSmallGap" w:sz="24" w:space="1" w:color="auto"/>
          <w:left w:val="thinThickSmallGap" w:sz="24" w:space="4" w:color="auto"/>
          <w:bottom w:val="thickThinSmallGap" w:sz="24" w:space="1" w:color="auto"/>
          <w:right w:val="thickThinSmallGap" w:sz="24" w:space="4" w:color="auto"/>
        </w:pBdr>
        <w:jc w:val="center"/>
        <w:rPr>
          <w:b/>
          <w:szCs w:val="26"/>
        </w:rPr>
      </w:pPr>
      <w:r w:rsidRPr="00070B8C">
        <w:rPr>
          <w:b/>
          <w:szCs w:val="26"/>
        </w:rPr>
        <w:t>KHOA HỆ THỐNG THÔNG TIN QUẢN LÝ</w:t>
      </w:r>
    </w:p>
    <w:p w14:paraId="58F75BC6"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spacing w:after="120"/>
        <w:jc w:val="center"/>
        <w:rPr>
          <w:sz w:val="20"/>
          <w:szCs w:val="20"/>
        </w:rPr>
      </w:pPr>
    </w:p>
    <w:p w14:paraId="24889A3E"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jc w:val="center"/>
      </w:pPr>
    </w:p>
    <w:p w14:paraId="2791F1CD" w14:textId="77777777" w:rsidR="005A462B" w:rsidRPr="00B44CE3" w:rsidRDefault="005A462B" w:rsidP="00BF1E05">
      <w:pPr>
        <w:pBdr>
          <w:top w:val="thinThickSmallGap" w:sz="24" w:space="1" w:color="auto"/>
          <w:left w:val="thinThickSmallGap" w:sz="24" w:space="4" w:color="auto"/>
          <w:bottom w:val="thickThinSmallGap" w:sz="24" w:space="1" w:color="auto"/>
          <w:right w:val="thickThinSmallGap" w:sz="24" w:space="4" w:color="auto"/>
        </w:pBdr>
        <w:rPr>
          <w:b/>
          <w:sz w:val="28"/>
          <w:lang w:val="vi-VN"/>
        </w:rPr>
      </w:pPr>
    </w:p>
    <w:p w14:paraId="24F5FE92"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0C33EA41" w14:textId="77777777" w:rsidR="00070B8C" w:rsidRDefault="00824672" w:rsidP="00070B8C">
      <w:pPr>
        <w:pBdr>
          <w:top w:val="thinThickSmallGap" w:sz="24" w:space="1" w:color="auto"/>
          <w:left w:val="thinThickSmallGap" w:sz="24" w:space="4" w:color="auto"/>
          <w:bottom w:val="thickThinSmallGap" w:sz="24" w:space="1" w:color="auto"/>
          <w:right w:val="thickThinSmallGap" w:sz="24" w:space="4" w:color="auto"/>
        </w:pBdr>
        <w:jc w:val="center"/>
        <w:rPr>
          <w:b/>
          <w:sz w:val="52"/>
          <w:szCs w:val="52"/>
        </w:rPr>
      </w:pPr>
      <w:r w:rsidRPr="00693B40">
        <w:rPr>
          <w:b/>
          <w:sz w:val="52"/>
          <w:szCs w:val="52"/>
        </w:rPr>
        <w:t>KHÓA LUẬN TỐT NGHIỆP ĐẠI HỌC</w:t>
      </w:r>
    </w:p>
    <w:p w14:paraId="3EAE7078" w14:textId="77777777" w:rsidR="007A59C3" w:rsidRDefault="007A59C3"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451D6F8E" w14:textId="77777777" w:rsidR="00231015" w:rsidRPr="00231015" w:rsidRDefault="00231015" w:rsidP="00BF1E05">
      <w:pPr>
        <w:pBdr>
          <w:top w:val="thinThickSmallGap" w:sz="24" w:space="1" w:color="auto"/>
          <w:left w:val="thinThickSmallGap" w:sz="24" w:space="4" w:color="auto"/>
          <w:bottom w:val="thickThinSmallGap" w:sz="24" w:space="1" w:color="auto"/>
          <w:right w:val="thickThinSmallGap" w:sz="24" w:space="4" w:color="auto"/>
        </w:pBdr>
        <w:jc w:val="center"/>
        <w:rPr>
          <w:b/>
        </w:rPr>
      </w:pPr>
    </w:p>
    <w:p w14:paraId="154D6AC3" w14:textId="77777777" w:rsidR="005A462B" w:rsidRPr="00B44CE3" w:rsidRDefault="005A462B"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56057BF4" w14:textId="77777777" w:rsidR="005A462B" w:rsidRPr="002F4D1E" w:rsidRDefault="002F4D1E" w:rsidP="00BF1E05">
      <w:pPr>
        <w:pBdr>
          <w:top w:val="thinThickSmallGap" w:sz="24" w:space="1" w:color="auto"/>
          <w:left w:val="thinThickSmallGap" w:sz="24" w:space="4" w:color="auto"/>
          <w:bottom w:val="thickThinSmallGap" w:sz="24" w:space="1" w:color="auto"/>
          <w:right w:val="thickThinSmallGap" w:sz="24" w:space="4" w:color="auto"/>
        </w:pBdr>
        <w:spacing w:before="120"/>
        <w:jc w:val="center"/>
        <w:rPr>
          <w:b/>
          <w:sz w:val="36"/>
          <w:szCs w:val="36"/>
        </w:rPr>
      </w:pPr>
      <w:r w:rsidRPr="002F4D1E">
        <w:rPr>
          <w:b/>
          <w:sz w:val="36"/>
          <w:szCs w:val="36"/>
        </w:rPr>
        <w:t>PHÂN TÍCH THIẾT KẾ</w:t>
      </w:r>
    </w:p>
    <w:p w14:paraId="2B711390" w14:textId="77777777" w:rsidR="00231015" w:rsidRPr="002F4D1E" w:rsidRDefault="002F4D1E" w:rsidP="002F4D1E">
      <w:pPr>
        <w:pBdr>
          <w:top w:val="thinThickSmallGap" w:sz="24" w:space="1" w:color="auto"/>
          <w:left w:val="thinThickSmallGap" w:sz="24" w:space="4" w:color="auto"/>
          <w:bottom w:val="thickThinSmallGap" w:sz="24" w:space="1" w:color="auto"/>
          <w:right w:val="thickThinSmallGap" w:sz="24" w:space="4" w:color="auto"/>
        </w:pBdr>
        <w:spacing w:before="120"/>
        <w:jc w:val="center"/>
        <w:rPr>
          <w:b/>
          <w:sz w:val="40"/>
          <w:szCs w:val="40"/>
        </w:rPr>
      </w:pPr>
      <w:r w:rsidRPr="002F4D1E">
        <w:rPr>
          <w:b/>
          <w:sz w:val="36"/>
          <w:szCs w:val="36"/>
        </w:rPr>
        <w:t>ỨNG DỤNG TỪ THIỆN TRỰC TUYẾN SMALL GIVING</w:t>
      </w:r>
    </w:p>
    <w:p w14:paraId="2C083F93"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537BB016" w14:textId="77777777" w:rsidR="00231015"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B1F12FC" w14:textId="77777777" w:rsidR="002F4D1E" w:rsidRDefault="002F4D1E"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022822F8" w14:textId="77777777" w:rsidR="002F4D1E" w:rsidRPr="00824672" w:rsidRDefault="002F4D1E"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58D23A44" w14:textId="77777777" w:rsidR="00231015" w:rsidRPr="002F4D1E" w:rsidRDefault="002F4D1E" w:rsidP="00070B8C">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rPr>
      </w:pPr>
      <w:r>
        <w:rPr>
          <w:b/>
          <w:sz w:val="28"/>
          <w:szCs w:val="28"/>
        </w:rPr>
        <w:t>NGUYỄN THỊ PHẤN</w:t>
      </w:r>
    </w:p>
    <w:p w14:paraId="1412290F"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17BDF394" w14:textId="77777777" w:rsidR="00231015" w:rsidRDefault="00231015"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6D36210C" w14:textId="77777777" w:rsidR="005A307E" w:rsidRPr="005A307E" w:rsidRDefault="005A307E"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509EB09C"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72EA3632" w14:textId="77777777" w:rsidR="00070B8C" w:rsidRPr="00824672" w:rsidRDefault="00070B8C"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1E2E2117" w14:textId="77777777" w:rsidR="00231015" w:rsidRPr="00C3795B" w:rsidRDefault="007A59C3" w:rsidP="00BF1E05">
      <w:pPr>
        <w:pBdr>
          <w:top w:val="thinThickSmallGap" w:sz="24" w:space="1" w:color="auto"/>
          <w:left w:val="thinThickSmallGap" w:sz="24" w:space="4" w:color="auto"/>
          <w:bottom w:val="thickThinSmallGap" w:sz="24" w:space="1" w:color="auto"/>
          <w:right w:val="thickThinSmallGap" w:sz="24" w:space="4" w:color="auto"/>
        </w:pBdr>
        <w:jc w:val="center"/>
        <w:rPr>
          <w:b/>
        </w:rPr>
      </w:pPr>
      <w:r w:rsidRPr="00824672">
        <w:rPr>
          <w:b/>
          <w:lang w:val="vi-VN"/>
        </w:rPr>
        <w:t>HÀ NỘ</w:t>
      </w:r>
      <w:r w:rsidR="00383CA0">
        <w:rPr>
          <w:b/>
          <w:lang w:val="vi-VN"/>
        </w:rPr>
        <w:t>I, NĂM 20</w:t>
      </w:r>
      <w:r w:rsidR="00C3795B">
        <w:rPr>
          <w:b/>
        </w:rPr>
        <w:t>20</w:t>
      </w:r>
    </w:p>
    <w:p w14:paraId="6AB82BD2" w14:textId="77777777" w:rsidR="00BA1AC4" w:rsidRPr="00824672" w:rsidRDefault="00BA1AC4" w:rsidP="00BA1AC4">
      <w:pPr>
        <w:spacing w:after="60"/>
        <w:jc w:val="center"/>
        <w:outlineLvl w:val="0"/>
        <w:rPr>
          <w:bCs/>
          <w:szCs w:val="26"/>
          <w:lang w:val="vi-VN"/>
        </w:rPr>
      </w:pPr>
      <w:bookmarkStart w:id="2" w:name="_Toc38143356"/>
      <w:bookmarkStart w:id="3" w:name="_Toc38143534"/>
      <w:r w:rsidRPr="00824672">
        <w:rPr>
          <w:bCs/>
          <w:szCs w:val="26"/>
          <w:lang w:val="vi-VN"/>
        </w:rPr>
        <w:lastRenderedPageBreak/>
        <w:t>HỌC VIỆN NGÂN HÀNG</w:t>
      </w:r>
      <w:bookmarkEnd w:id="2"/>
      <w:bookmarkEnd w:id="3"/>
    </w:p>
    <w:p w14:paraId="36760788" w14:textId="77777777" w:rsidR="00BA1AC4" w:rsidRPr="00824672" w:rsidRDefault="00BA1AC4" w:rsidP="00BA1AC4">
      <w:pPr>
        <w:jc w:val="center"/>
        <w:rPr>
          <w:b/>
          <w:szCs w:val="26"/>
          <w:lang w:val="vi-VN"/>
        </w:rPr>
      </w:pPr>
      <w:r w:rsidRPr="00824672">
        <w:rPr>
          <w:b/>
          <w:szCs w:val="26"/>
          <w:lang w:val="vi-VN"/>
        </w:rPr>
        <w:t>KHOA HỆ THỐNG THÔNG TIN QUẢN LÝ</w:t>
      </w:r>
    </w:p>
    <w:p w14:paraId="690BC9FD" w14:textId="77777777" w:rsidR="00BA1AC4" w:rsidRPr="00824672" w:rsidRDefault="00BA1AC4" w:rsidP="00BA1AC4">
      <w:pPr>
        <w:spacing w:after="120"/>
        <w:jc w:val="center"/>
        <w:rPr>
          <w:sz w:val="20"/>
          <w:szCs w:val="20"/>
          <w:lang w:val="vi-VN"/>
        </w:rPr>
      </w:pPr>
    </w:p>
    <w:p w14:paraId="0450EA19" w14:textId="77777777" w:rsidR="00BA1AC4" w:rsidRPr="00824672" w:rsidRDefault="00BA1AC4" w:rsidP="00BA1AC4">
      <w:pPr>
        <w:jc w:val="center"/>
        <w:rPr>
          <w:lang w:val="vi-VN"/>
        </w:rPr>
      </w:pPr>
    </w:p>
    <w:p w14:paraId="2F3165E0" w14:textId="77777777" w:rsidR="00BA1AC4" w:rsidRPr="00B44CE3" w:rsidRDefault="00BA1AC4" w:rsidP="00BA1AC4">
      <w:pPr>
        <w:rPr>
          <w:b/>
          <w:sz w:val="28"/>
          <w:lang w:val="vi-VN"/>
        </w:rPr>
      </w:pPr>
    </w:p>
    <w:p w14:paraId="151DFCF9" w14:textId="77777777" w:rsidR="00BA1AC4" w:rsidRPr="00824672" w:rsidRDefault="00BA1AC4" w:rsidP="00BA1AC4">
      <w:pPr>
        <w:rPr>
          <w:b/>
          <w:lang w:val="vi-VN"/>
        </w:rPr>
      </w:pPr>
    </w:p>
    <w:p w14:paraId="3A7E9195" w14:textId="77777777" w:rsidR="00BA1AC4" w:rsidRPr="004A1C6C" w:rsidRDefault="00824672" w:rsidP="00BA1AC4">
      <w:pPr>
        <w:jc w:val="center"/>
        <w:rPr>
          <w:b/>
          <w:sz w:val="48"/>
          <w:szCs w:val="48"/>
          <w:lang w:val="vi-VN"/>
        </w:rPr>
      </w:pPr>
      <w:r w:rsidRPr="00693B40">
        <w:rPr>
          <w:b/>
          <w:sz w:val="48"/>
          <w:szCs w:val="48"/>
          <w:lang w:val="vi-VN"/>
        </w:rPr>
        <w:t>KHÓA LUẬN TỐT NGHIỆP ĐẠI HỌC</w:t>
      </w:r>
    </w:p>
    <w:p w14:paraId="24A3D2A7" w14:textId="77777777" w:rsidR="00BA1AC4" w:rsidRPr="00824672" w:rsidRDefault="00BA1AC4" w:rsidP="00BA1AC4">
      <w:pPr>
        <w:rPr>
          <w:b/>
          <w:sz w:val="28"/>
          <w:szCs w:val="28"/>
          <w:lang w:val="vi-VN"/>
        </w:rPr>
      </w:pPr>
    </w:p>
    <w:p w14:paraId="3BD51C1F" w14:textId="77777777" w:rsidR="00BA1AC4" w:rsidRPr="00824672" w:rsidRDefault="00BA1AC4" w:rsidP="00BA1AC4">
      <w:pPr>
        <w:rPr>
          <w:b/>
          <w:lang w:val="vi-VN"/>
        </w:rPr>
      </w:pPr>
    </w:p>
    <w:p w14:paraId="79A4A7BA" w14:textId="77777777" w:rsidR="00BA1AC4" w:rsidRPr="00B44CE3" w:rsidRDefault="00BA1AC4" w:rsidP="00BA1AC4">
      <w:pPr>
        <w:rPr>
          <w:b/>
          <w:lang w:val="vi-VN"/>
        </w:rPr>
      </w:pPr>
    </w:p>
    <w:p w14:paraId="3CC37BF0" w14:textId="77777777" w:rsidR="002F4D1E" w:rsidRPr="002F4D1E" w:rsidRDefault="002F4D1E" w:rsidP="00BA1AC4">
      <w:pPr>
        <w:spacing w:before="120"/>
        <w:jc w:val="center"/>
        <w:rPr>
          <w:b/>
          <w:sz w:val="36"/>
          <w:szCs w:val="36"/>
        </w:rPr>
      </w:pPr>
      <w:r w:rsidRPr="002F4D1E">
        <w:rPr>
          <w:b/>
          <w:sz w:val="36"/>
          <w:szCs w:val="36"/>
        </w:rPr>
        <w:t xml:space="preserve">PHÂN TÍCH THIẾT KẾ </w:t>
      </w:r>
    </w:p>
    <w:p w14:paraId="32767949" w14:textId="77777777" w:rsidR="00BA1AC4" w:rsidRPr="002F4D1E" w:rsidRDefault="002F4D1E" w:rsidP="002F4D1E">
      <w:pPr>
        <w:spacing w:before="120"/>
        <w:jc w:val="center"/>
        <w:rPr>
          <w:b/>
          <w:sz w:val="36"/>
          <w:szCs w:val="36"/>
        </w:rPr>
      </w:pPr>
      <w:r w:rsidRPr="002F4D1E">
        <w:rPr>
          <w:b/>
          <w:sz w:val="36"/>
          <w:szCs w:val="36"/>
        </w:rPr>
        <w:t>HỆ THỐNG TỪ THIỆN TRỰC TUYẾN SMALL GIVING</w:t>
      </w:r>
    </w:p>
    <w:p w14:paraId="0617A9DC" w14:textId="77777777" w:rsidR="00BA1AC4" w:rsidRDefault="00BA1AC4" w:rsidP="00BA1AC4">
      <w:pPr>
        <w:rPr>
          <w:b/>
          <w:lang w:val="vi-VN"/>
        </w:rPr>
      </w:pPr>
    </w:p>
    <w:p w14:paraId="54DC0336" w14:textId="77777777" w:rsidR="002F4D1E" w:rsidRPr="00BA1AC4" w:rsidRDefault="002F4D1E" w:rsidP="00BA1AC4">
      <w:pPr>
        <w:rPr>
          <w:b/>
          <w:lang w:val="vi-VN"/>
        </w:rPr>
      </w:pPr>
    </w:p>
    <w:p w14:paraId="1774017E" w14:textId="77777777" w:rsidR="00BA1AC4" w:rsidRPr="002F4D1E" w:rsidRDefault="00693B40" w:rsidP="002F4D1E">
      <w:pPr>
        <w:ind w:left="1440" w:firstLine="720"/>
        <w:rPr>
          <w:b/>
        </w:rPr>
      </w:pPr>
      <w:r w:rsidRPr="00383CA0">
        <w:rPr>
          <w:b/>
          <w:lang w:val="vi-VN"/>
        </w:rPr>
        <w:t>Giáo viên hướng dẫn:</w:t>
      </w:r>
      <w:r w:rsidR="002F4D1E">
        <w:rPr>
          <w:b/>
        </w:rPr>
        <w:tab/>
        <w:t>ThS. Chu Văn Huy</w:t>
      </w:r>
    </w:p>
    <w:p w14:paraId="5869EE34" w14:textId="77777777" w:rsidR="00BA1AC4" w:rsidRPr="002F4D1E" w:rsidRDefault="001735D7" w:rsidP="001735D7">
      <w:pPr>
        <w:rPr>
          <w:b/>
          <w:szCs w:val="26"/>
        </w:rPr>
      </w:pPr>
      <w:r w:rsidRPr="00824672">
        <w:rPr>
          <w:b/>
          <w:sz w:val="28"/>
          <w:szCs w:val="28"/>
          <w:lang w:val="vi-VN"/>
        </w:rPr>
        <w:tab/>
      </w:r>
      <w:r w:rsidR="002F4D1E">
        <w:rPr>
          <w:b/>
          <w:sz w:val="28"/>
          <w:szCs w:val="28"/>
          <w:lang w:val="vi-VN"/>
        </w:rPr>
        <w:tab/>
      </w:r>
      <w:r w:rsidR="002F4D1E">
        <w:rPr>
          <w:b/>
          <w:sz w:val="28"/>
          <w:szCs w:val="28"/>
          <w:lang w:val="vi-VN"/>
        </w:rPr>
        <w:tab/>
      </w:r>
      <w:r w:rsidRPr="00824672">
        <w:rPr>
          <w:b/>
          <w:sz w:val="28"/>
          <w:szCs w:val="28"/>
          <w:lang w:val="vi-VN"/>
        </w:rPr>
        <w:t xml:space="preserve">   </w:t>
      </w:r>
      <w:r w:rsidRPr="00824672">
        <w:rPr>
          <w:b/>
          <w:szCs w:val="26"/>
          <w:lang w:val="vi-VN"/>
        </w:rPr>
        <w:t>Sinh viên thực hiện:</w:t>
      </w:r>
      <w:r w:rsidR="002F4D1E">
        <w:rPr>
          <w:b/>
          <w:szCs w:val="26"/>
        </w:rPr>
        <w:tab/>
        <w:t>Nguyễn Thị Phấn</w:t>
      </w:r>
    </w:p>
    <w:p w14:paraId="72E419E7" w14:textId="77777777" w:rsidR="00BA672F" w:rsidRPr="00BA672F" w:rsidRDefault="00BA672F" w:rsidP="002F4D1E">
      <w:pPr>
        <w:ind w:left="2160" w:firstLine="720"/>
        <w:rPr>
          <w:b/>
          <w:szCs w:val="26"/>
        </w:rPr>
      </w:pPr>
      <w:r>
        <w:rPr>
          <w:b/>
          <w:szCs w:val="26"/>
        </w:rPr>
        <w:t xml:space="preserve">   Mã sinh viên:</w:t>
      </w:r>
      <w:r w:rsidR="002F4D1E">
        <w:rPr>
          <w:b/>
          <w:szCs w:val="26"/>
        </w:rPr>
        <w:tab/>
        <w:t>19A4040124</w:t>
      </w:r>
    </w:p>
    <w:p w14:paraId="33C2AB07" w14:textId="77777777" w:rsidR="001735D7" w:rsidRPr="002F4D1E" w:rsidRDefault="001735D7" w:rsidP="001735D7">
      <w:pPr>
        <w:rPr>
          <w:b/>
          <w:szCs w:val="26"/>
        </w:rPr>
      </w:pPr>
      <w:r w:rsidRPr="00824672">
        <w:rPr>
          <w:b/>
          <w:szCs w:val="26"/>
          <w:lang w:val="vi-VN"/>
        </w:rPr>
        <w:tab/>
      </w:r>
      <w:r w:rsidRPr="00824672">
        <w:rPr>
          <w:b/>
          <w:szCs w:val="26"/>
          <w:lang w:val="vi-VN"/>
        </w:rPr>
        <w:tab/>
      </w:r>
      <w:r w:rsidR="002F4D1E">
        <w:rPr>
          <w:b/>
          <w:szCs w:val="26"/>
          <w:lang w:val="vi-VN"/>
        </w:rPr>
        <w:tab/>
      </w:r>
      <w:r w:rsidR="002F4D1E">
        <w:rPr>
          <w:b/>
          <w:szCs w:val="26"/>
          <w:lang w:val="vi-VN"/>
        </w:rPr>
        <w:tab/>
      </w:r>
      <w:r w:rsidRPr="00824672">
        <w:rPr>
          <w:b/>
          <w:szCs w:val="26"/>
          <w:lang w:val="vi-VN"/>
        </w:rPr>
        <w:tab/>
        <w:t xml:space="preserve">       Lớp:</w:t>
      </w:r>
      <w:r w:rsidR="002F4D1E">
        <w:rPr>
          <w:b/>
          <w:szCs w:val="26"/>
          <w:lang w:val="vi-VN"/>
        </w:rPr>
        <w:tab/>
      </w:r>
      <w:r w:rsidR="002F4D1E">
        <w:rPr>
          <w:b/>
          <w:szCs w:val="26"/>
        </w:rPr>
        <w:t>K19HTTTA</w:t>
      </w:r>
    </w:p>
    <w:p w14:paraId="4E280BFA" w14:textId="77777777" w:rsidR="001735D7" w:rsidRPr="002F4D1E" w:rsidRDefault="00693B40" w:rsidP="002F4D1E">
      <w:pPr>
        <w:ind w:left="2880" w:firstLine="720"/>
        <w:rPr>
          <w:b/>
          <w:szCs w:val="26"/>
        </w:rPr>
      </w:pPr>
      <w:r w:rsidRPr="00383CA0">
        <w:rPr>
          <w:b/>
          <w:szCs w:val="26"/>
          <w:lang w:val="vi-VN"/>
        </w:rPr>
        <w:t xml:space="preserve">    Khóa</w:t>
      </w:r>
      <w:r w:rsidR="001735D7" w:rsidRPr="00824672">
        <w:rPr>
          <w:b/>
          <w:szCs w:val="26"/>
          <w:lang w:val="vi-VN"/>
        </w:rPr>
        <w:t>:</w:t>
      </w:r>
      <w:r w:rsidR="002F4D1E">
        <w:rPr>
          <w:b/>
          <w:szCs w:val="26"/>
          <w:lang w:val="vi-VN"/>
        </w:rPr>
        <w:tab/>
      </w:r>
      <w:r w:rsidR="002F4D1E">
        <w:rPr>
          <w:b/>
          <w:szCs w:val="26"/>
        </w:rPr>
        <w:t>19</w:t>
      </w:r>
    </w:p>
    <w:p w14:paraId="716046E4" w14:textId="77777777" w:rsidR="00693B40" w:rsidRPr="002F4D1E" w:rsidRDefault="00693B40" w:rsidP="002F4D1E">
      <w:pPr>
        <w:ind w:left="2880" w:firstLine="720"/>
        <w:rPr>
          <w:b/>
          <w:szCs w:val="26"/>
        </w:rPr>
      </w:pPr>
      <w:r w:rsidRPr="00383CA0">
        <w:rPr>
          <w:b/>
          <w:szCs w:val="26"/>
          <w:lang w:val="vi-VN"/>
        </w:rPr>
        <w:t xml:space="preserve">        Hệ:</w:t>
      </w:r>
      <w:r w:rsidR="002F4D1E">
        <w:rPr>
          <w:b/>
          <w:szCs w:val="26"/>
          <w:lang w:val="vi-VN"/>
        </w:rPr>
        <w:tab/>
      </w:r>
      <w:r w:rsidR="002F4D1E">
        <w:rPr>
          <w:b/>
          <w:szCs w:val="26"/>
        </w:rPr>
        <w:t>Chính quy</w:t>
      </w:r>
    </w:p>
    <w:p w14:paraId="158C8733" w14:textId="77777777" w:rsidR="00C46721" w:rsidRPr="00C46721" w:rsidRDefault="00C46721" w:rsidP="00BA1AC4">
      <w:pPr>
        <w:rPr>
          <w:b/>
          <w:szCs w:val="26"/>
        </w:rPr>
      </w:pPr>
    </w:p>
    <w:p w14:paraId="4B2B786F" w14:textId="77777777" w:rsidR="00231015" w:rsidRPr="00C3795B" w:rsidRDefault="001735D7" w:rsidP="001735D7">
      <w:pPr>
        <w:jc w:val="center"/>
        <w:rPr>
          <w:b/>
          <w:i/>
        </w:rPr>
      </w:pPr>
      <w:r w:rsidRPr="007123F5">
        <w:rPr>
          <w:b/>
          <w:i/>
          <w:lang w:val="vi-VN"/>
        </w:rPr>
        <w:t xml:space="preserve">Hà Nội, </w:t>
      </w:r>
      <w:r w:rsidR="00DD703F" w:rsidRPr="007123F5">
        <w:rPr>
          <w:b/>
          <w:i/>
          <w:lang w:val="vi-VN"/>
        </w:rPr>
        <w:t>tháng</w:t>
      </w:r>
      <w:r w:rsidR="002F4D1E">
        <w:rPr>
          <w:b/>
          <w:i/>
        </w:rPr>
        <w:t xml:space="preserve"> 05</w:t>
      </w:r>
      <w:r w:rsidR="00DD703F" w:rsidRPr="007123F5">
        <w:rPr>
          <w:b/>
          <w:i/>
          <w:lang w:val="vi-VN"/>
        </w:rPr>
        <w:t xml:space="preserve"> /</w:t>
      </w:r>
      <w:r w:rsidR="00383CA0">
        <w:rPr>
          <w:b/>
          <w:i/>
          <w:lang w:val="vi-VN"/>
        </w:rPr>
        <w:t xml:space="preserve"> 20</w:t>
      </w:r>
      <w:r w:rsidR="00C3795B">
        <w:rPr>
          <w:b/>
          <w:i/>
        </w:rPr>
        <w:t>20</w:t>
      </w:r>
    </w:p>
    <w:p w14:paraId="5DB80A0C" w14:textId="77777777" w:rsidR="00A07882" w:rsidRDefault="00A07882" w:rsidP="00A07882">
      <w:pPr>
        <w:spacing w:after="200" w:line="276" w:lineRule="auto"/>
        <w:jc w:val="left"/>
        <w:rPr>
          <w:b/>
          <w:sz w:val="32"/>
          <w:szCs w:val="32"/>
          <w:lang w:val="vi-VN"/>
        </w:rPr>
        <w:sectPr w:rsidR="00A07882" w:rsidSect="005E623E">
          <w:footerReference w:type="default" r:id="rId8"/>
          <w:pgSz w:w="12240" w:h="15840"/>
          <w:pgMar w:top="1440" w:right="1440" w:bottom="1440" w:left="1440" w:header="720" w:footer="720" w:gutter="0"/>
          <w:pgNumType w:fmt="lowerRoman" w:start="1"/>
          <w:cols w:space="720"/>
          <w:docGrid w:linePitch="360"/>
        </w:sectPr>
      </w:pPr>
    </w:p>
    <w:p w14:paraId="78665263" w14:textId="77777777" w:rsidR="00F2126C" w:rsidRPr="00824672" w:rsidRDefault="00F2126C" w:rsidP="00A07882">
      <w:pPr>
        <w:spacing w:after="200" w:line="276" w:lineRule="auto"/>
        <w:jc w:val="center"/>
        <w:rPr>
          <w:b/>
          <w:sz w:val="32"/>
          <w:szCs w:val="32"/>
          <w:lang w:val="vi-VN"/>
        </w:rPr>
      </w:pPr>
      <w:r w:rsidRPr="00824672">
        <w:rPr>
          <w:b/>
          <w:sz w:val="32"/>
          <w:szCs w:val="32"/>
          <w:lang w:val="vi-VN"/>
        </w:rPr>
        <w:lastRenderedPageBreak/>
        <w:t>LỜ</w:t>
      </w:r>
      <w:r>
        <w:rPr>
          <w:b/>
          <w:sz w:val="32"/>
          <w:szCs w:val="32"/>
          <w:lang w:val="vi-VN"/>
        </w:rPr>
        <w:t>I C</w:t>
      </w:r>
      <w:r>
        <w:rPr>
          <w:b/>
          <w:sz w:val="32"/>
          <w:szCs w:val="32"/>
        </w:rPr>
        <w:t>Ả</w:t>
      </w:r>
      <w:r w:rsidRPr="00824672">
        <w:rPr>
          <w:b/>
          <w:sz w:val="32"/>
          <w:szCs w:val="32"/>
          <w:lang w:val="vi-VN"/>
        </w:rPr>
        <w:t>M ƠN</w:t>
      </w:r>
    </w:p>
    <w:p w14:paraId="08738C9D" w14:textId="77777777" w:rsidR="003A6EE2" w:rsidRDefault="003A6EE2" w:rsidP="00002497">
      <w:pPr>
        <w:spacing w:before="120" w:line="312" w:lineRule="auto"/>
        <w:ind w:firstLine="567"/>
      </w:pPr>
      <w:r>
        <w:t>Lời đầu tiên em xin gử</w:t>
      </w:r>
      <w:r w:rsidR="005C4C7B">
        <w:t>i lời cảm ơn chân thành và sâu sắc nhất tới</w:t>
      </w:r>
      <w:r>
        <w:t xml:space="preserve"> thầy Chu Văn Huy. </w:t>
      </w:r>
      <w:r w:rsidR="005C4C7B">
        <w:t>Thầy</w:t>
      </w:r>
      <w:r>
        <w:t xml:space="preserve"> đã </w:t>
      </w:r>
      <w:r w:rsidR="005C4C7B">
        <w:t xml:space="preserve">luôn </w:t>
      </w:r>
      <w:r>
        <w:t>nhiệ</w:t>
      </w:r>
      <w:r w:rsidR="005C4C7B">
        <w:t xml:space="preserve">t tình </w:t>
      </w:r>
      <w:r>
        <w:t>hướng dẫn</w:t>
      </w:r>
      <w:r w:rsidR="005C4C7B">
        <w:t xml:space="preserve"> và đưa ra những lời góp ý bổ ích giúp</w:t>
      </w:r>
      <w:r>
        <w:t xml:space="preserve"> em</w:t>
      </w:r>
      <w:r w:rsidR="005C4C7B">
        <w:t xml:space="preserve"> có thể hoàn thành một cách tốt nhất</w:t>
      </w:r>
      <w:r>
        <w:t xml:space="preserve"> </w:t>
      </w:r>
      <w:r w:rsidR="005C4C7B">
        <w:t>khóa luận tốt nghiệp của mình. E</w:t>
      </w:r>
      <w:r>
        <w:t xml:space="preserve">m cũng xin </w:t>
      </w:r>
      <w:r w:rsidR="001D5998">
        <w:t>k</w:t>
      </w:r>
      <w:r w:rsidR="0028663D">
        <w:t>í</w:t>
      </w:r>
      <w:r>
        <w:t>nh gửi lờ</w:t>
      </w:r>
      <w:r w:rsidR="0028663D">
        <w:t>i tri ân</w:t>
      </w:r>
      <w:r>
        <w:t xml:space="preserve"> đến các thầ</w:t>
      </w:r>
      <w:r w:rsidR="0028663D">
        <w:t>y</w:t>
      </w:r>
      <w:r>
        <w:t xml:space="preserve"> cô</w:t>
      </w:r>
      <w:r w:rsidR="0028663D">
        <w:t xml:space="preserve"> giảng viên</w:t>
      </w:r>
      <w:r>
        <w:t xml:space="preserve"> khoa Hệ thống thông tin quản lý đã</w:t>
      </w:r>
      <w:r w:rsidR="0028663D">
        <w:t xml:space="preserve"> giúp đỡ và</w:t>
      </w:r>
      <w:r>
        <w:t xml:space="preserve"> tạo điều kiện thuận lợi </w:t>
      </w:r>
      <w:r w:rsidR="0028663D">
        <w:t>để</w:t>
      </w:r>
      <w:r>
        <w:t xml:space="preserve"> em</w:t>
      </w:r>
      <w:r w:rsidR="005C4C7B">
        <w:t xml:space="preserve"> có cơ hội tiếp cận với những dự án thực tế</w:t>
      </w:r>
      <w:r w:rsidR="0028663D">
        <w:t xml:space="preserve">, </w:t>
      </w:r>
      <w:r>
        <w:t>có thêm nhiều</w:t>
      </w:r>
      <w:r w:rsidR="005C4C7B">
        <w:t xml:space="preserve"> hành trang</w:t>
      </w:r>
      <w:r>
        <w:t xml:space="preserve"> kinh nghiệm, học hỏi thêm nhiều kiến thức</w:t>
      </w:r>
      <w:r w:rsidR="005C4C7B">
        <w:t xml:space="preserve"> trong quá trình học tập</w:t>
      </w:r>
      <w:r w:rsidR="00821830">
        <w:t xml:space="preserve"> tại nhà trường</w:t>
      </w:r>
      <w:r w:rsidR="005C4C7B">
        <w:t>.</w:t>
      </w:r>
    </w:p>
    <w:p w14:paraId="53E62532" w14:textId="77777777" w:rsidR="003A6EE2" w:rsidRDefault="003A6EE2" w:rsidP="00002497">
      <w:pPr>
        <w:spacing w:before="120" w:line="312" w:lineRule="auto"/>
        <w:ind w:firstLine="567"/>
      </w:pPr>
      <w:r>
        <w:t>Đồng thờ</w:t>
      </w:r>
      <w:r w:rsidR="00821830">
        <w:t>i, e</w:t>
      </w:r>
      <w:r>
        <w:t xml:space="preserve">m xin gửi lời cảm ơn </w:t>
      </w:r>
      <w:r w:rsidR="00821830">
        <w:t>đến công ty TNHH OpenWay Việt Na</w:t>
      </w:r>
      <w:r w:rsidR="00002497">
        <w:t>m</w:t>
      </w:r>
      <w:r>
        <w:t xml:space="preserve"> vì đã</w:t>
      </w:r>
      <w:r w:rsidR="00002497">
        <w:t xml:space="preserve"> luôn giúp đỡ, cung cấp các tư liệu cần thiết, giải đáp các thắc mắc liên quan đến nghiệp vụ bài toán, hỗ trợ tận tình em trong suốt quá trình thực tập</w:t>
      </w:r>
      <w:r>
        <w:t>.</w:t>
      </w:r>
    </w:p>
    <w:p w14:paraId="3F2DD7EA" w14:textId="77777777" w:rsidR="003A6EE2" w:rsidRPr="009C79A1" w:rsidRDefault="00002497" w:rsidP="00002497">
      <w:pPr>
        <w:spacing w:before="120" w:line="312" w:lineRule="auto"/>
        <w:ind w:firstLine="567"/>
      </w:pPr>
      <w:r>
        <w:t xml:space="preserve">Do </w:t>
      </w:r>
      <w:r w:rsidR="003A6EE2" w:rsidRPr="009C79A1">
        <w:t>trình độ lý luận cũng như kinh nghiệm thực tiễn còn</w:t>
      </w:r>
      <w:r w:rsidR="0028663D">
        <w:t xml:space="preserve"> nhiều</w:t>
      </w:r>
      <w:r w:rsidR="003A6EE2" w:rsidRPr="009C79A1">
        <w:t xml:space="preserve"> hạn chế</w:t>
      </w:r>
      <w:r>
        <w:t xml:space="preserve"> nên</w:t>
      </w:r>
      <w:r w:rsidR="003A6EE2" w:rsidRPr="009C79A1">
        <w:t xml:space="preserve"> không thể tránh khỏi những thiếu sót</w:t>
      </w:r>
      <w:r>
        <w:t xml:space="preserve"> trong quá trình thực hiện </w:t>
      </w:r>
      <w:r w:rsidR="0028663D">
        <w:t>dự án này</w:t>
      </w:r>
      <w:r>
        <w:t>. Vì vậy,</w:t>
      </w:r>
      <w:r w:rsidR="003A6EE2">
        <w:t xml:space="preserve"> </w:t>
      </w:r>
      <w:r w:rsidR="003A6EE2" w:rsidRPr="009C79A1">
        <w:t>em rất mong nhận được</w:t>
      </w:r>
      <w:r>
        <w:t xml:space="preserve"> sự thông cảm và những</w:t>
      </w:r>
      <w:r w:rsidR="003A6EE2" w:rsidRPr="009C79A1">
        <w:t xml:space="preserve"> ý kiến đóng góp của</w:t>
      </w:r>
      <w:r>
        <w:t xml:space="preserve"> thầy</w:t>
      </w:r>
      <w:r w:rsidR="003A6EE2" w:rsidRPr="009C79A1">
        <w:t xml:space="preserve"> cô để</w:t>
      </w:r>
      <w:r>
        <w:t xml:space="preserve"> </w:t>
      </w:r>
      <w:r w:rsidR="0028663D">
        <w:t>dự án thiện nguyện</w:t>
      </w:r>
      <w:r>
        <w:t xml:space="preserve"> của em được </w:t>
      </w:r>
      <w:r w:rsidR="0028663D">
        <w:t>tốt</w:t>
      </w:r>
      <w:r>
        <w:t xml:space="preserve"> hơn</w:t>
      </w:r>
      <w:r w:rsidR="003A6EE2" w:rsidRPr="009C79A1">
        <w:t>.</w:t>
      </w:r>
    </w:p>
    <w:p w14:paraId="5CC1034C" w14:textId="77777777" w:rsidR="00F2126C" w:rsidRPr="003A6EE2" w:rsidRDefault="00002497" w:rsidP="00002497">
      <w:pPr>
        <w:spacing w:before="120" w:line="312" w:lineRule="auto"/>
        <w:ind w:firstLine="567"/>
        <w:rPr>
          <w:b/>
          <w:szCs w:val="26"/>
        </w:rPr>
      </w:pPr>
      <w:r>
        <w:t>E</w:t>
      </w:r>
      <w:r w:rsidR="003A6EE2" w:rsidRPr="009C79A1">
        <w:t>m xin chân thành cảm ơn!</w:t>
      </w:r>
    </w:p>
    <w:p w14:paraId="73A86BE6" w14:textId="77777777" w:rsidR="003A6EE2" w:rsidRDefault="003A6EE2">
      <w:pPr>
        <w:spacing w:after="200" w:line="276" w:lineRule="auto"/>
        <w:jc w:val="left"/>
        <w:rPr>
          <w:b/>
          <w:sz w:val="32"/>
          <w:szCs w:val="32"/>
        </w:rPr>
      </w:pPr>
      <w:r>
        <w:rPr>
          <w:b/>
          <w:sz w:val="32"/>
          <w:szCs w:val="32"/>
        </w:rPr>
        <w:br w:type="page"/>
      </w:r>
    </w:p>
    <w:p w14:paraId="1F4048F9" w14:textId="77777777" w:rsidR="00F2126C" w:rsidRDefault="00F2126C" w:rsidP="007123F5">
      <w:pPr>
        <w:jc w:val="center"/>
        <w:rPr>
          <w:b/>
          <w:sz w:val="32"/>
          <w:szCs w:val="32"/>
        </w:rPr>
      </w:pPr>
      <w:r>
        <w:rPr>
          <w:b/>
          <w:sz w:val="32"/>
          <w:szCs w:val="32"/>
        </w:rPr>
        <w:lastRenderedPageBreak/>
        <w:t>LỜI CAM KẾT</w:t>
      </w:r>
    </w:p>
    <w:p w14:paraId="003C3A06" w14:textId="77777777" w:rsidR="00002497" w:rsidRDefault="00002497" w:rsidP="008A4461">
      <w:pPr>
        <w:spacing w:beforeLines="120" w:before="288" w:afterLines="120" w:after="288" w:line="312" w:lineRule="auto"/>
        <w:ind w:firstLine="567"/>
      </w:pPr>
      <w:r>
        <w:t>Em</w:t>
      </w:r>
      <w:r w:rsidRPr="00D43228">
        <w:t xml:space="preserve"> xin cam đoan kết quả</w:t>
      </w:r>
      <w:r w:rsidR="0028663D">
        <w:t xml:space="preserve"> được trình bày trong khóa luận này</w:t>
      </w:r>
      <w:r w:rsidRPr="00D43228">
        <w:t xml:space="preserve"> là sản phẩm</w:t>
      </w:r>
      <w:r w:rsidR="00D55FAE">
        <w:t xml:space="preserve"> của cá nhân em sau quá trình</w:t>
      </w:r>
      <w:r w:rsidRPr="00D43228">
        <w:t xml:space="preserve"> </w:t>
      </w:r>
      <w:r w:rsidR="0028663D">
        <w:t xml:space="preserve">học </w:t>
      </w:r>
      <w:r w:rsidR="000B07CF">
        <w:t>tập tại trường</w:t>
      </w:r>
      <w:r w:rsidRPr="00D43228">
        <w:t xml:space="preserve">, </w:t>
      </w:r>
      <w:r w:rsidR="0028663D">
        <w:t>nghiên cứu</w:t>
      </w:r>
      <w:r w:rsidR="000B07CF">
        <w:t xml:space="preserve"> thông tin và trau dồi một số kiến thức thực tế</w:t>
      </w:r>
      <w:r w:rsidR="0028663D">
        <w:t xml:space="preserve">. </w:t>
      </w:r>
      <w:r w:rsidR="00D55FAE">
        <w:t>Ngoài những kiến thức của bản thân, phần trình bày dưới đây còn được tham khảo</w:t>
      </w:r>
      <w:r w:rsidRPr="00D43228">
        <w:t xml:space="preserve"> từ</w:t>
      </w:r>
      <w:r w:rsidR="00D55FAE">
        <w:t xml:space="preserve"> một số</w:t>
      </w:r>
      <w:r w:rsidRPr="00D43228">
        <w:t xml:space="preserve"> tài liệu</w:t>
      </w:r>
      <w:r w:rsidR="0028663D">
        <w:t xml:space="preserve"> công khai, </w:t>
      </w:r>
      <w:r w:rsidR="00D55FAE">
        <w:t xml:space="preserve">các tài liệu này đều </w:t>
      </w:r>
      <w:r w:rsidRPr="00D43228">
        <w:t>có xuất xứ rõ ràng và được trích dẫn</w:t>
      </w:r>
      <w:r w:rsidR="0028663D">
        <w:t xml:space="preserve"> một cách</w:t>
      </w:r>
      <w:r w:rsidRPr="00D43228">
        <w:t xml:space="preserve"> hợp pháp.</w:t>
      </w:r>
    </w:p>
    <w:p w14:paraId="218AA92F" w14:textId="77777777" w:rsidR="00F2126C" w:rsidRDefault="00243E38" w:rsidP="008A4461">
      <w:pPr>
        <w:spacing w:beforeLines="120" w:before="288" w:afterLines="120" w:after="288" w:line="312" w:lineRule="auto"/>
        <w:ind w:firstLine="567"/>
      </w:pPr>
      <w:r>
        <w:t>Với lời cam đoan phía trên của mình, nếu có bất kỳ sai phạm, e</w:t>
      </w:r>
      <w:r w:rsidR="00002497">
        <w:t>m</w:t>
      </w:r>
      <w:r w:rsidR="00002497" w:rsidRPr="00D43228">
        <w:t xml:space="preserve"> xin chịu</w:t>
      </w:r>
      <w:r w:rsidR="0028663D">
        <w:t xml:space="preserve"> toàn bộ</w:t>
      </w:r>
      <w:r w:rsidR="00002497" w:rsidRPr="00D43228">
        <w:t xml:space="preserve"> trách nhiệ</w:t>
      </w:r>
      <w:r w:rsidR="008A4461">
        <w:t>m và</w:t>
      </w:r>
      <w:r w:rsidR="00002497" w:rsidRPr="00D43228">
        <w:t xml:space="preserve"> mọi hình thức kỷ luật theo </w:t>
      </w:r>
      <w:r>
        <w:t>nội quy</w:t>
      </w:r>
      <w:r w:rsidR="0028663D">
        <w:t xml:space="preserve"> của nhà trườ</w:t>
      </w:r>
      <w:r>
        <w:t>ng và</w:t>
      </w:r>
      <w:r w:rsidR="0028663D">
        <w:t xml:space="preserve"> </w:t>
      </w:r>
      <w:r>
        <w:t xml:space="preserve">quy định </w:t>
      </w:r>
      <w:r w:rsidR="0028663D">
        <w:t>của pháp luật</w:t>
      </w:r>
      <w:r w:rsidR="00002497" w:rsidRPr="00D4322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A4461" w14:paraId="3909C68E" w14:textId="77777777" w:rsidTr="008A4461">
        <w:tc>
          <w:tcPr>
            <w:tcW w:w="4675" w:type="dxa"/>
          </w:tcPr>
          <w:p w14:paraId="5F8941F9" w14:textId="77777777" w:rsidR="008A4461" w:rsidRDefault="008A4461" w:rsidP="008A4461">
            <w:pPr>
              <w:spacing w:beforeLines="120" w:before="288" w:afterLines="120" w:after="288" w:line="312" w:lineRule="auto"/>
              <w:rPr>
                <w:b/>
                <w:sz w:val="32"/>
                <w:szCs w:val="32"/>
              </w:rPr>
            </w:pPr>
          </w:p>
        </w:tc>
        <w:tc>
          <w:tcPr>
            <w:tcW w:w="4675" w:type="dxa"/>
          </w:tcPr>
          <w:p w14:paraId="2FB4C3C7" w14:textId="77777777" w:rsidR="008A4461" w:rsidRPr="008A4461" w:rsidRDefault="008A4461" w:rsidP="008A4461">
            <w:pPr>
              <w:spacing w:beforeLines="120" w:before="288" w:afterLines="120" w:after="288" w:line="312" w:lineRule="auto"/>
              <w:jc w:val="center"/>
              <w:rPr>
                <w:b/>
                <w:szCs w:val="26"/>
              </w:rPr>
            </w:pPr>
            <w:r w:rsidRPr="008A4461">
              <w:rPr>
                <w:b/>
                <w:szCs w:val="26"/>
              </w:rPr>
              <w:t>Sinh viên thực hiện</w:t>
            </w:r>
          </w:p>
          <w:p w14:paraId="44C7665C" w14:textId="77777777" w:rsidR="008A4461" w:rsidRPr="008A4461" w:rsidRDefault="008A4461" w:rsidP="008A4461">
            <w:pPr>
              <w:spacing w:beforeLines="120" w:before="288" w:afterLines="120" w:after="288" w:line="312" w:lineRule="auto"/>
              <w:rPr>
                <w:b/>
                <w:szCs w:val="26"/>
              </w:rPr>
            </w:pPr>
          </w:p>
          <w:p w14:paraId="30AEB2B0" w14:textId="77777777" w:rsidR="008A4461" w:rsidRDefault="008A4461" w:rsidP="008A4461">
            <w:pPr>
              <w:spacing w:beforeLines="120" w:before="288" w:afterLines="120" w:after="288" w:line="312" w:lineRule="auto"/>
              <w:jc w:val="center"/>
              <w:rPr>
                <w:b/>
                <w:sz w:val="32"/>
                <w:szCs w:val="32"/>
              </w:rPr>
            </w:pPr>
            <w:r w:rsidRPr="008A4461">
              <w:rPr>
                <w:b/>
                <w:szCs w:val="26"/>
              </w:rPr>
              <w:t>Nguyễn Thị Phấn</w:t>
            </w:r>
          </w:p>
        </w:tc>
      </w:tr>
    </w:tbl>
    <w:p w14:paraId="47130D67" w14:textId="77777777" w:rsidR="008A4461" w:rsidRDefault="008A4461" w:rsidP="008A4461">
      <w:pPr>
        <w:spacing w:beforeLines="120" w:before="288" w:afterLines="120" w:after="288" w:line="312" w:lineRule="auto"/>
        <w:ind w:firstLine="567"/>
        <w:rPr>
          <w:b/>
          <w:sz w:val="32"/>
          <w:szCs w:val="32"/>
        </w:rPr>
      </w:pPr>
    </w:p>
    <w:p w14:paraId="40F5FDC3" w14:textId="77777777" w:rsidR="008A4461" w:rsidRDefault="008A4461">
      <w:pPr>
        <w:spacing w:after="200" w:line="276" w:lineRule="auto"/>
        <w:jc w:val="left"/>
        <w:rPr>
          <w:b/>
          <w:sz w:val="32"/>
          <w:szCs w:val="32"/>
          <w:lang w:val="vi-VN"/>
        </w:rPr>
      </w:pPr>
      <w:r>
        <w:rPr>
          <w:b/>
          <w:sz w:val="32"/>
          <w:szCs w:val="32"/>
          <w:lang w:val="vi-VN"/>
        </w:rPr>
        <w:br w:type="page"/>
      </w:r>
    </w:p>
    <w:p w14:paraId="3814F769" w14:textId="77777777" w:rsidR="007123F5" w:rsidRPr="009D3420" w:rsidRDefault="007123F5" w:rsidP="007123F5">
      <w:pPr>
        <w:jc w:val="center"/>
        <w:rPr>
          <w:b/>
          <w:sz w:val="32"/>
          <w:szCs w:val="32"/>
          <w:lang w:val="vi-VN"/>
        </w:rPr>
      </w:pPr>
      <w:r w:rsidRPr="009D3420">
        <w:rPr>
          <w:b/>
          <w:sz w:val="32"/>
          <w:szCs w:val="32"/>
          <w:lang w:val="vi-VN"/>
        </w:rPr>
        <w:lastRenderedPageBreak/>
        <w:t xml:space="preserve">NHẬN XÉT </w:t>
      </w:r>
    </w:p>
    <w:p w14:paraId="17643B42" w14:textId="77777777" w:rsidR="007123F5" w:rsidRPr="007123F5" w:rsidRDefault="007123F5" w:rsidP="007123F5">
      <w:pPr>
        <w:jc w:val="center"/>
        <w:rPr>
          <w:b/>
          <w:sz w:val="28"/>
          <w:lang w:val="vi-VN"/>
        </w:rPr>
      </w:pPr>
      <w:r w:rsidRPr="007123F5">
        <w:rPr>
          <w:b/>
          <w:sz w:val="28"/>
          <w:lang w:val="vi-VN"/>
        </w:rPr>
        <w:t>(Của cơ quan thực tập)</w:t>
      </w:r>
    </w:p>
    <w:p w14:paraId="7B420AB8" w14:textId="77777777" w:rsidR="007123F5" w:rsidRPr="009D3420" w:rsidRDefault="009D3420" w:rsidP="007123F5">
      <w:pPr>
        <w:spacing w:before="60" w:after="60" w:line="264" w:lineRule="auto"/>
        <w:rPr>
          <w:szCs w:val="26"/>
          <w:lang w:val="vi-VN"/>
        </w:rPr>
      </w:pPr>
      <w:r w:rsidRPr="009D3420">
        <w:rPr>
          <w:szCs w:val="26"/>
          <w:lang w:val="vi-VN"/>
        </w:rPr>
        <w:t>Về các mặt:</w:t>
      </w:r>
      <w:r w:rsidR="00243E38">
        <w:rPr>
          <w:szCs w:val="26"/>
          <w:lang w:val="vi-VN"/>
        </w:rPr>
        <w:t xml:space="preserve"> T</w:t>
      </w:r>
      <w:r w:rsidRPr="009D3420">
        <w:rPr>
          <w:szCs w:val="26"/>
          <w:lang w:val="vi-VN"/>
        </w:rPr>
        <w:t>hái độ làm việc của sinh viên</w:t>
      </w:r>
      <w:r w:rsidR="00243E38">
        <w:rPr>
          <w:szCs w:val="26"/>
        </w:rPr>
        <w:t xml:space="preserve"> cũng như </w:t>
      </w:r>
      <w:r w:rsidR="00243E38">
        <w:rPr>
          <w:szCs w:val="26"/>
          <w:lang w:val="vi-VN"/>
        </w:rPr>
        <w:t>ý</w:t>
      </w:r>
      <w:r w:rsidR="00243E38" w:rsidRPr="009D3420">
        <w:rPr>
          <w:szCs w:val="26"/>
          <w:lang w:val="vi-VN"/>
        </w:rPr>
        <w:t xml:space="preserve"> thức chấp hành</w:t>
      </w:r>
      <w:r w:rsidR="00243E38">
        <w:rPr>
          <w:szCs w:val="26"/>
        </w:rPr>
        <w:t xml:space="preserve"> các</w:t>
      </w:r>
      <w:r w:rsidR="00243E38" w:rsidRPr="009D3420">
        <w:rPr>
          <w:szCs w:val="26"/>
          <w:lang w:val="vi-VN"/>
        </w:rPr>
        <w:t xml:space="preserve"> nội quy</w:t>
      </w:r>
      <w:r w:rsidR="00243E38">
        <w:rPr>
          <w:szCs w:val="26"/>
        </w:rPr>
        <w:t xml:space="preserve"> chung</w:t>
      </w:r>
      <w:r w:rsidRPr="009D3420">
        <w:rPr>
          <w:szCs w:val="26"/>
          <w:lang w:val="vi-VN"/>
        </w:rPr>
        <w:t xml:space="preserve"> tại nơi thực tập; Tiến độ</w:t>
      </w:r>
      <w:r>
        <w:rPr>
          <w:szCs w:val="26"/>
          <w:lang w:val="vi-VN"/>
        </w:rPr>
        <w:t xml:space="preserve">, kết quả </w:t>
      </w:r>
      <w:r w:rsidRPr="009D3420">
        <w:rPr>
          <w:szCs w:val="26"/>
          <w:lang w:val="vi-VN"/>
        </w:rPr>
        <w:t xml:space="preserve">thực hiện công việc được </w:t>
      </w:r>
      <w:r w:rsidR="00243E38">
        <w:rPr>
          <w:szCs w:val="26"/>
        </w:rPr>
        <w:t>phân công</w:t>
      </w:r>
      <w:r w:rsidRPr="009D3420">
        <w:rPr>
          <w:szCs w:val="26"/>
          <w:lang w:val="vi-VN"/>
        </w:rPr>
        <w:t xml:space="preserve">; Tính thực tiễn và </w:t>
      </w:r>
      <w:r w:rsidR="00243E38">
        <w:rPr>
          <w:szCs w:val="26"/>
        </w:rPr>
        <w:t xml:space="preserve">khả năng </w:t>
      </w:r>
      <w:r w:rsidRPr="009D3420">
        <w:rPr>
          <w:szCs w:val="26"/>
          <w:lang w:val="vi-VN"/>
        </w:rPr>
        <w:t>ứng dụng của đề tài…</w:t>
      </w:r>
    </w:p>
    <w:p w14:paraId="2FA23A71"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7DA8D5CB"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511EB74B"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226A9D7A"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6F281401"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6F945D87"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29D4E4ED"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675F2CB1"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49425EE9"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123FFDF8"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3BFEC718"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3828BFCE"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0E5324BF"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26B55DDF" w14:textId="77777777" w:rsidR="003A6EE2" w:rsidRDefault="003A6EE2" w:rsidP="007123F5">
      <w:pPr>
        <w:spacing w:before="60" w:after="60" w:line="264" w:lineRule="auto"/>
        <w:rPr>
          <w:szCs w:val="26"/>
        </w:rPr>
      </w:pPr>
      <w:r w:rsidRPr="00824672">
        <w:rPr>
          <w:szCs w:val="26"/>
          <w:lang w:val="vi-VN"/>
        </w:rPr>
        <w:t>…………………………………………………………………………………………</w:t>
      </w:r>
      <w:r>
        <w:rPr>
          <w:szCs w:val="26"/>
          <w:lang w:val="vi-VN"/>
        </w:rPr>
        <w:t>…</w:t>
      </w:r>
      <w:r>
        <w:rPr>
          <w:szCs w:val="26"/>
        </w:rPr>
        <w:t>…</w:t>
      </w:r>
    </w:p>
    <w:p w14:paraId="16DF0D7B" w14:textId="77777777" w:rsidR="003A6EE2" w:rsidRPr="003A6EE2" w:rsidRDefault="003A6EE2" w:rsidP="007123F5">
      <w:pPr>
        <w:spacing w:before="60" w:after="60" w:line="264" w:lineRule="auto"/>
        <w:rPr>
          <w:szCs w:val="26"/>
        </w:rPr>
      </w:pPr>
      <w:r w:rsidRPr="00B061B5">
        <w:rPr>
          <w:szCs w:val="26"/>
          <w:lang w:val="vi-VN"/>
        </w:rPr>
        <w:t>Kết luận : …</w:t>
      </w:r>
      <w:r>
        <w:rPr>
          <w:szCs w:val="26"/>
          <w:lang w:val="vi-VN"/>
        </w:rPr>
        <w:t>…</w:t>
      </w:r>
      <w:r w:rsidRPr="00824672">
        <w:rPr>
          <w:szCs w:val="26"/>
          <w:lang w:val="vi-VN"/>
        </w:rPr>
        <w:t>……...</w:t>
      </w:r>
      <w:r w:rsidRPr="009D3420">
        <w:rPr>
          <w:szCs w:val="26"/>
          <w:lang w:val="vi-VN"/>
        </w:rPr>
        <w:t>…………………………………………………………………</w:t>
      </w:r>
      <w:r>
        <w:rPr>
          <w:szCs w:val="26"/>
          <w:lang w:val="vi-VN"/>
        </w:rPr>
        <w:t>…</w:t>
      </w:r>
      <w:r>
        <w:rPr>
          <w:szCs w:val="26"/>
        </w:rPr>
        <w:t>…</w:t>
      </w:r>
    </w:p>
    <w:p w14:paraId="0614D685" w14:textId="77777777" w:rsidR="007123F5" w:rsidRPr="00824672" w:rsidRDefault="007123F5" w:rsidP="007123F5">
      <w:pPr>
        <w:spacing w:before="60" w:after="60" w:line="264" w:lineRule="auto"/>
        <w:rPr>
          <w:szCs w:val="26"/>
          <w:lang w:val="vi-VN"/>
        </w:rPr>
      </w:pPr>
    </w:p>
    <w:p w14:paraId="68764D95" w14:textId="77777777" w:rsidR="00EC43DC" w:rsidRPr="00C3795B" w:rsidRDefault="00EC43DC" w:rsidP="00EC43DC">
      <w:pPr>
        <w:spacing w:before="60" w:after="60" w:line="264" w:lineRule="auto"/>
        <w:ind w:left="5040" w:firstLine="720"/>
        <w:rPr>
          <w:szCs w:val="26"/>
        </w:rPr>
      </w:pPr>
      <w:r w:rsidRPr="00824672">
        <w:rPr>
          <w:szCs w:val="26"/>
          <w:lang w:val="vi-VN"/>
        </w:rPr>
        <w:t>Hà Nộ</w:t>
      </w:r>
      <w:r w:rsidR="00383CA0">
        <w:rPr>
          <w:szCs w:val="26"/>
          <w:lang w:val="vi-VN"/>
        </w:rPr>
        <w:t>i, ngày    tháng     năm 20</w:t>
      </w:r>
      <w:r w:rsidR="00C3795B">
        <w:rPr>
          <w:szCs w:val="26"/>
        </w:rPr>
        <w:t>20</w:t>
      </w:r>
    </w:p>
    <w:p w14:paraId="1D8B3FD9" w14:textId="77777777" w:rsidR="00EC43DC" w:rsidRPr="00824672" w:rsidRDefault="00EC43DC" w:rsidP="00EC43DC">
      <w:pPr>
        <w:spacing w:before="60" w:after="60" w:line="264" w:lineRule="auto"/>
        <w:ind w:left="5040" w:firstLine="720"/>
        <w:rPr>
          <w:szCs w:val="26"/>
          <w:lang w:val="vi-VN"/>
        </w:rPr>
      </w:pPr>
      <w:r w:rsidRPr="00824672">
        <w:rPr>
          <w:szCs w:val="26"/>
          <w:lang w:val="vi-VN"/>
        </w:rPr>
        <w:t xml:space="preserve">               Người nhận xét</w:t>
      </w:r>
    </w:p>
    <w:p w14:paraId="021D1ED5" w14:textId="77777777" w:rsidR="00EC43DC" w:rsidRPr="00824672" w:rsidRDefault="00EC43DC" w:rsidP="00EC43DC">
      <w:pPr>
        <w:spacing w:before="60" w:after="60" w:line="264" w:lineRule="auto"/>
        <w:ind w:left="5040" w:firstLine="720"/>
        <w:rPr>
          <w:i/>
          <w:szCs w:val="26"/>
          <w:lang w:val="vi-VN"/>
        </w:rPr>
      </w:pPr>
      <w:r w:rsidRPr="00824672">
        <w:rPr>
          <w:i/>
          <w:szCs w:val="26"/>
          <w:lang w:val="vi-VN"/>
        </w:rPr>
        <w:t xml:space="preserve">              </w:t>
      </w:r>
      <w:r w:rsidR="009A6AF7" w:rsidRPr="00824672">
        <w:rPr>
          <w:i/>
          <w:szCs w:val="26"/>
          <w:lang w:val="vi-VN"/>
        </w:rPr>
        <w:t>(</w:t>
      </w:r>
      <w:r w:rsidRPr="00824672">
        <w:rPr>
          <w:i/>
          <w:szCs w:val="26"/>
          <w:lang w:val="vi-VN"/>
        </w:rPr>
        <w:t>Ký tên, đóng dấu</w:t>
      </w:r>
      <w:r w:rsidR="009A6AF7" w:rsidRPr="00824672">
        <w:rPr>
          <w:i/>
          <w:szCs w:val="26"/>
          <w:lang w:val="vi-VN"/>
        </w:rPr>
        <w:t>)</w:t>
      </w:r>
    </w:p>
    <w:p w14:paraId="3234914B" w14:textId="77777777" w:rsidR="007123F5" w:rsidRPr="00824672" w:rsidRDefault="007123F5" w:rsidP="007123F5">
      <w:pPr>
        <w:rPr>
          <w:lang w:val="vi-VN"/>
        </w:rPr>
      </w:pPr>
    </w:p>
    <w:p w14:paraId="25B6C1C4" w14:textId="77777777" w:rsidR="00B57AF4" w:rsidRPr="00824672" w:rsidRDefault="007123F5" w:rsidP="007123F5">
      <w:pPr>
        <w:rPr>
          <w:lang w:val="vi-VN"/>
        </w:rPr>
      </w:pPr>
      <w:r w:rsidRPr="00824672">
        <w:rPr>
          <w:lang w:val="vi-VN"/>
        </w:rPr>
        <w:br w:type="page"/>
      </w:r>
    </w:p>
    <w:p w14:paraId="6F344CAC" w14:textId="77777777" w:rsidR="009D3420" w:rsidRPr="009D3420" w:rsidRDefault="009D3420" w:rsidP="009D3420">
      <w:pPr>
        <w:jc w:val="center"/>
        <w:rPr>
          <w:b/>
          <w:sz w:val="32"/>
          <w:szCs w:val="32"/>
          <w:lang w:val="vi-VN"/>
        </w:rPr>
      </w:pPr>
      <w:r w:rsidRPr="009D3420">
        <w:rPr>
          <w:b/>
          <w:sz w:val="32"/>
          <w:szCs w:val="32"/>
          <w:lang w:val="vi-VN"/>
        </w:rPr>
        <w:lastRenderedPageBreak/>
        <w:t xml:space="preserve">NHẬN XÉT </w:t>
      </w:r>
    </w:p>
    <w:p w14:paraId="446E65D5" w14:textId="77777777" w:rsidR="009D3420" w:rsidRPr="007123F5" w:rsidRDefault="009D3420" w:rsidP="009D3420">
      <w:pPr>
        <w:jc w:val="center"/>
        <w:rPr>
          <w:b/>
          <w:sz w:val="28"/>
          <w:lang w:val="vi-VN"/>
        </w:rPr>
      </w:pPr>
      <w:r w:rsidRPr="007123F5">
        <w:rPr>
          <w:b/>
          <w:sz w:val="28"/>
          <w:lang w:val="vi-VN"/>
        </w:rPr>
        <w:t>(Củ</w:t>
      </w:r>
      <w:r w:rsidR="00693168">
        <w:rPr>
          <w:b/>
          <w:sz w:val="28"/>
          <w:lang w:val="vi-VN"/>
        </w:rPr>
        <w:t xml:space="preserve">a </w:t>
      </w:r>
      <w:r w:rsidR="00693168" w:rsidRPr="00693168">
        <w:rPr>
          <w:b/>
          <w:sz w:val="28"/>
          <w:lang w:val="vi-VN"/>
        </w:rPr>
        <w:t xml:space="preserve">giáo viên </w:t>
      </w:r>
      <w:r w:rsidR="00824672" w:rsidRPr="00824672">
        <w:rPr>
          <w:b/>
          <w:sz w:val="28"/>
          <w:lang w:val="vi-VN"/>
        </w:rPr>
        <w:t>hướng dẫn</w:t>
      </w:r>
      <w:r w:rsidRPr="007123F5">
        <w:rPr>
          <w:b/>
          <w:sz w:val="28"/>
          <w:lang w:val="vi-VN"/>
        </w:rPr>
        <w:t>)</w:t>
      </w:r>
    </w:p>
    <w:p w14:paraId="5A458640" w14:textId="77777777" w:rsidR="009D3420" w:rsidRPr="00243E38" w:rsidRDefault="009D3420" w:rsidP="009D3420">
      <w:pPr>
        <w:spacing w:before="60" w:after="60" w:line="264" w:lineRule="auto"/>
        <w:rPr>
          <w:szCs w:val="26"/>
        </w:rPr>
      </w:pPr>
      <w:r w:rsidRPr="009D3420">
        <w:rPr>
          <w:szCs w:val="26"/>
          <w:lang w:val="vi-VN"/>
        </w:rPr>
        <w:t xml:space="preserve">Về các mặt: </w:t>
      </w:r>
      <w:r w:rsidR="00243E38" w:rsidRPr="009D3420">
        <w:rPr>
          <w:szCs w:val="26"/>
          <w:lang w:val="vi-VN"/>
        </w:rPr>
        <w:t>Ý thức, thái độ củ</w:t>
      </w:r>
      <w:r w:rsidR="00243E38">
        <w:rPr>
          <w:szCs w:val="26"/>
          <w:lang w:val="vi-VN"/>
        </w:rPr>
        <w:t>a sinh viên</w:t>
      </w:r>
      <w:r w:rsidR="00243E38" w:rsidRPr="00693168">
        <w:rPr>
          <w:szCs w:val="26"/>
          <w:lang w:val="vi-VN"/>
        </w:rPr>
        <w:t xml:space="preserve"> trong quá trình thực hiện đề tài</w:t>
      </w:r>
      <w:r w:rsidR="00243E38">
        <w:rPr>
          <w:szCs w:val="26"/>
        </w:rPr>
        <w:t>;</w:t>
      </w:r>
      <w:r w:rsidR="00693168" w:rsidRPr="00693168">
        <w:rPr>
          <w:szCs w:val="26"/>
          <w:lang w:val="vi-VN"/>
        </w:rPr>
        <w:t xml:space="preserve"> Bố cục và hình thức trình b</w:t>
      </w:r>
      <w:r w:rsidR="00243E38">
        <w:rPr>
          <w:szCs w:val="26"/>
          <w:lang w:val="vi-VN"/>
        </w:rPr>
        <w:t>ày</w:t>
      </w:r>
      <w:r w:rsidR="00693168" w:rsidRPr="00693168">
        <w:rPr>
          <w:szCs w:val="26"/>
          <w:lang w:val="vi-VN"/>
        </w:rPr>
        <w:t xml:space="preserve"> đề tài; Kết quả thực hiện đề tài</w:t>
      </w:r>
      <w:r w:rsidR="00243E38">
        <w:rPr>
          <w:szCs w:val="26"/>
        </w:rPr>
        <w:t xml:space="preserve">; </w:t>
      </w:r>
      <w:r w:rsidR="00243E38" w:rsidRPr="00693168">
        <w:rPr>
          <w:szCs w:val="26"/>
          <w:lang w:val="vi-VN"/>
        </w:rPr>
        <w:t>Tính th</w:t>
      </w:r>
      <w:r w:rsidR="00243E38">
        <w:rPr>
          <w:szCs w:val="26"/>
          <w:lang w:val="vi-VN"/>
        </w:rPr>
        <w:t>ực tiễn</w:t>
      </w:r>
      <w:r w:rsidR="00243E38" w:rsidRPr="00693168">
        <w:rPr>
          <w:szCs w:val="26"/>
          <w:lang w:val="vi-VN"/>
        </w:rPr>
        <w:t xml:space="preserve"> và ứng dụng của đề</w:t>
      </w:r>
      <w:r w:rsidR="00243E38">
        <w:rPr>
          <w:szCs w:val="26"/>
          <w:lang w:val="vi-VN"/>
        </w:rPr>
        <w:t xml:space="preserve"> tài…</w:t>
      </w:r>
    </w:p>
    <w:p w14:paraId="383C3857" w14:textId="77777777" w:rsidR="009D3420" w:rsidRDefault="009D3420" w:rsidP="009D3420">
      <w:pPr>
        <w:spacing w:before="60" w:after="60" w:line="264" w:lineRule="auto"/>
        <w:rPr>
          <w:szCs w:val="26"/>
        </w:rPr>
      </w:pPr>
      <w:r w:rsidRPr="009D3420">
        <w:rPr>
          <w:szCs w:val="26"/>
          <w:lang w:val="vi-VN"/>
        </w:rPr>
        <w:t>…………………………………………………………………………………………</w:t>
      </w:r>
      <w:r w:rsidR="003A6EE2">
        <w:rPr>
          <w:szCs w:val="26"/>
          <w:lang w:val="vi-VN"/>
        </w:rPr>
        <w:t>…</w:t>
      </w:r>
      <w:r w:rsidR="003A6EE2">
        <w:rPr>
          <w:szCs w:val="26"/>
        </w:rPr>
        <w:t>…</w:t>
      </w:r>
    </w:p>
    <w:p w14:paraId="794A3B71"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2FD75616"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730E6387"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0A0D3492"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37A688B3"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0AD715B2"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7867F8E5"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47C461FA"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53EF862A"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26FAEB00"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03162E81"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0502B3A1"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53B1D3C6"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68162ACF" w14:textId="77777777" w:rsid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35753A97" w14:textId="77777777" w:rsidR="003A6EE2" w:rsidRPr="003A6EE2" w:rsidRDefault="003A6EE2" w:rsidP="009D3420">
      <w:pPr>
        <w:spacing w:before="60" w:after="60" w:line="264" w:lineRule="auto"/>
        <w:rPr>
          <w:szCs w:val="26"/>
        </w:rPr>
      </w:pPr>
      <w:r w:rsidRPr="009D3420">
        <w:rPr>
          <w:szCs w:val="26"/>
          <w:lang w:val="vi-VN"/>
        </w:rPr>
        <w:t>…………………………………………………………………………………………</w:t>
      </w:r>
      <w:r>
        <w:rPr>
          <w:szCs w:val="26"/>
          <w:lang w:val="vi-VN"/>
        </w:rPr>
        <w:t>…</w:t>
      </w:r>
      <w:r>
        <w:rPr>
          <w:szCs w:val="26"/>
        </w:rPr>
        <w:t>…</w:t>
      </w:r>
    </w:p>
    <w:p w14:paraId="6D558234" w14:textId="77777777" w:rsidR="009D3420" w:rsidRPr="003A6EE2" w:rsidRDefault="00765E40" w:rsidP="009D3420">
      <w:pPr>
        <w:spacing w:before="60" w:after="60" w:line="264" w:lineRule="auto"/>
        <w:rPr>
          <w:szCs w:val="26"/>
        </w:rPr>
      </w:pPr>
      <w:r w:rsidRPr="00B061B5">
        <w:rPr>
          <w:szCs w:val="26"/>
          <w:lang w:val="vi-VN"/>
        </w:rPr>
        <w:t>Kết luậ</w:t>
      </w:r>
      <w:r w:rsidR="00B061B5" w:rsidRPr="00B061B5">
        <w:rPr>
          <w:szCs w:val="26"/>
          <w:lang w:val="vi-VN"/>
        </w:rPr>
        <w:t xml:space="preserve">n </w:t>
      </w:r>
      <w:r w:rsidRPr="00B061B5">
        <w:rPr>
          <w:szCs w:val="26"/>
          <w:lang w:val="vi-VN"/>
        </w:rPr>
        <w:t xml:space="preserve">: </w:t>
      </w:r>
      <w:r w:rsidR="00B061B5" w:rsidRPr="00B061B5">
        <w:rPr>
          <w:szCs w:val="26"/>
          <w:lang w:val="vi-VN"/>
        </w:rPr>
        <w:t>…</w:t>
      </w:r>
      <w:r w:rsidR="00B061B5">
        <w:rPr>
          <w:szCs w:val="26"/>
          <w:lang w:val="vi-VN"/>
        </w:rPr>
        <w:t>…</w:t>
      </w:r>
      <w:r w:rsidR="00B061B5" w:rsidRPr="00824672">
        <w:rPr>
          <w:szCs w:val="26"/>
          <w:lang w:val="vi-VN"/>
        </w:rPr>
        <w:t>……...</w:t>
      </w:r>
      <w:r w:rsidR="009D3420" w:rsidRPr="009D3420">
        <w:rPr>
          <w:szCs w:val="26"/>
          <w:lang w:val="vi-VN"/>
        </w:rPr>
        <w:t>…………………………………………………………………</w:t>
      </w:r>
      <w:r w:rsidR="003A6EE2">
        <w:rPr>
          <w:szCs w:val="26"/>
          <w:lang w:val="vi-VN"/>
        </w:rPr>
        <w:t>…</w:t>
      </w:r>
      <w:r w:rsidR="003A6EE2">
        <w:rPr>
          <w:szCs w:val="26"/>
        </w:rPr>
        <w:t>…</w:t>
      </w:r>
    </w:p>
    <w:p w14:paraId="0470EC72" w14:textId="77777777" w:rsidR="009D3420" w:rsidRPr="00C3795B" w:rsidRDefault="009D3420" w:rsidP="009D3420">
      <w:pPr>
        <w:spacing w:before="60" w:after="60" w:line="264" w:lineRule="auto"/>
        <w:ind w:left="5040" w:firstLine="720"/>
        <w:rPr>
          <w:szCs w:val="26"/>
        </w:rPr>
      </w:pPr>
      <w:r w:rsidRPr="009D3420">
        <w:rPr>
          <w:szCs w:val="26"/>
          <w:lang w:val="vi-VN"/>
        </w:rPr>
        <w:t>Hà Nộ</w:t>
      </w:r>
      <w:r w:rsidR="00383CA0">
        <w:rPr>
          <w:szCs w:val="26"/>
          <w:lang w:val="vi-VN"/>
        </w:rPr>
        <w:t>i, ngày    tháng     năm 20</w:t>
      </w:r>
      <w:r w:rsidR="00C3795B">
        <w:rPr>
          <w:szCs w:val="26"/>
        </w:rPr>
        <w:t>20</w:t>
      </w:r>
    </w:p>
    <w:p w14:paraId="7B2B8616" w14:textId="77777777" w:rsidR="009D3420" w:rsidRPr="006511B0" w:rsidRDefault="009D3420" w:rsidP="009D3420">
      <w:pPr>
        <w:spacing w:before="60" w:after="60" w:line="264" w:lineRule="auto"/>
        <w:ind w:left="5040" w:firstLine="720"/>
        <w:rPr>
          <w:szCs w:val="26"/>
          <w:lang w:val="vi-VN"/>
        </w:rPr>
      </w:pPr>
      <w:r w:rsidRPr="009D3420">
        <w:rPr>
          <w:szCs w:val="26"/>
          <w:lang w:val="vi-VN"/>
        </w:rPr>
        <w:t xml:space="preserve">               </w:t>
      </w:r>
      <w:r w:rsidR="00693168" w:rsidRPr="00B061B5">
        <w:rPr>
          <w:szCs w:val="26"/>
          <w:lang w:val="vi-VN"/>
        </w:rPr>
        <w:t xml:space="preserve">Giáo viên </w:t>
      </w:r>
      <w:r w:rsidR="00824672" w:rsidRPr="006511B0">
        <w:rPr>
          <w:szCs w:val="26"/>
          <w:lang w:val="vi-VN"/>
        </w:rPr>
        <w:t>hướng dẫn</w:t>
      </w:r>
    </w:p>
    <w:p w14:paraId="4FC3EE6E" w14:textId="77777777" w:rsidR="009D3420" w:rsidRPr="00B061B5" w:rsidRDefault="009D3420" w:rsidP="009D3420">
      <w:pPr>
        <w:spacing w:before="60" w:after="60" w:line="264" w:lineRule="auto"/>
        <w:ind w:left="5040" w:firstLine="720"/>
        <w:rPr>
          <w:i/>
          <w:szCs w:val="26"/>
          <w:lang w:val="vi-VN"/>
        </w:rPr>
      </w:pPr>
      <w:r w:rsidRPr="00B061B5">
        <w:rPr>
          <w:i/>
          <w:szCs w:val="26"/>
          <w:lang w:val="vi-VN"/>
        </w:rPr>
        <w:t xml:space="preserve">             </w:t>
      </w:r>
      <w:r w:rsidR="00693168" w:rsidRPr="00B061B5">
        <w:rPr>
          <w:i/>
          <w:szCs w:val="26"/>
          <w:lang w:val="vi-VN"/>
        </w:rPr>
        <w:t xml:space="preserve">         </w:t>
      </w:r>
      <w:r w:rsidRPr="00B061B5">
        <w:rPr>
          <w:i/>
          <w:szCs w:val="26"/>
          <w:lang w:val="vi-VN"/>
        </w:rPr>
        <w:t xml:space="preserve"> (Ký tên)</w:t>
      </w:r>
    </w:p>
    <w:p w14:paraId="2A9ED64B" w14:textId="77777777" w:rsidR="005E623E" w:rsidRDefault="005E623E" w:rsidP="002F4D1E">
      <w:pPr>
        <w:jc w:val="center"/>
        <w:rPr>
          <w:b/>
          <w:sz w:val="32"/>
          <w:szCs w:val="32"/>
          <w:lang w:val="vi-VN"/>
        </w:rPr>
        <w:sectPr w:rsidR="005E623E" w:rsidSect="005E623E">
          <w:footerReference w:type="default" r:id="rId9"/>
          <w:pgSz w:w="12240" w:h="15840"/>
          <w:pgMar w:top="1440" w:right="1440" w:bottom="1440" w:left="1440" w:header="720" w:footer="720" w:gutter="0"/>
          <w:pgNumType w:fmt="lowerRoman" w:start="1"/>
          <w:cols w:space="720"/>
          <w:docGrid w:linePitch="360"/>
        </w:sectPr>
      </w:pPr>
    </w:p>
    <w:p w14:paraId="2A8FB70A" w14:textId="77777777" w:rsidR="00477CA4" w:rsidRPr="002F4D1E" w:rsidRDefault="00477CA4" w:rsidP="00A07882">
      <w:pPr>
        <w:spacing w:after="0"/>
        <w:jc w:val="center"/>
        <w:rPr>
          <w:b/>
          <w:sz w:val="32"/>
          <w:szCs w:val="32"/>
          <w:lang w:val="vi-VN"/>
        </w:rPr>
      </w:pPr>
      <w:r w:rsidRPr="00824672">
        <w:rPr>
          <w:b/>
          <w:sz w:val="32"/>
          <w:szCs w:val="32"/>
          <w:lang w:val="vi-VN"/>
        </w:rPr>
        <w:lastRenderedPageBreak/>
        <w:t>MỤC LỤC</w:t>
      </w:r>
    </w:p>
    <w:sdt>
      <w:sdtPr>
        <w:rPr>
          <w:rFonts w:ascii="Times New Roman" w:eastAsiaTheme="minorHAnsi" w:hAnsi="Times New Roman" w:cstheme="minorBidi"/>
          <w:color w:val="auto"/>
          <w:sz w:val="26"/>
          <w:szCs w:val="22"/>
        </w:rPr>
        <w:id w:val="-2127609616"/>
        <w:docPartObj>
          <w:docPartGallery w:val="Table of Contents"/>
          <w:docPartUnique/>
        </w:docPartObj>
      </w:sdtPr>
      <w:sdtEndPr>
        <w:rPr>
          <w:b/>
          <w:bCs/>
          <w:noProof/>
        </w:rPr>
      </w:sdtEndPr>
      <w:sdtContent>
        <w:p w14:paraId="666DD286" w14:textId="77777777" w:rsidR="00A07882" w:rsidRPr="00A07882" w:rsidRDefault="00A07882" w:rsidP="00A07882">
          <w:pPr>
            <w:pStyle w:val="TOCHeading"/>
          </w:pPr>
          <w:r>
            <w:rPr>
              <w:b/>
              <w:bCs/>
              <w:noProof/>
            </w:rPr>
            <w:fldChar w:fldCharType="begin"/>
          </w:r>
          <w:r>
            <w:rPr>
              <w:b/>
              <w:bCs/>
              <w:noProof/>
            </w:rPr>
            <w:instrText xml:space="preserve"> TOC \o "1-3" \h \z \u </w:instrText>
          </w:r>
          <w:r>
            <w:rPr>
              <w:b/>
              <w:bCs/>
              <w:noProof/>
            </w:rPr>
            <w:fldChar w:fldCharType="separate"/>
          </w:r>
        </w:p>
        <w:p w14:paraId="1E323AFE" w14:textId="77777777" w:rsidR="00A07882" w:rsidRDefault="00577754">
          <w:pPr>
            <w:pStyle w:val="TOC1"/>
            <w:tabs>
              <w:tab w:val="right" w:leader="dot" w:pos="9350"/>
            </w:tabs>
            <w:rPr>
              <w:rFonts w:asciiTheme="minorHAnsi" w:eastAsiaTheme="minorEastAsia" w:hAnsiTheme="minorHAnsi"/>
              <w:noProof/>
              <w:sz w:val="22"/>
            </w:rPr>
          </w:pPr>
          <w:hyperlink w:anchor="_Toc38143535" w:history="1">
            <w:r w:rsidR="00A07882" w:rsidRPr="00DD0516">
              <w:rPr>
                <w:rStyle w:val="Hyperlink"/>
                <w:noProof/>
              </w:rPr>
              <w:t>DANH MỤC CÁC CHỮ VIẾT TẮT</w:t>
            </w:r>
            <w:r w:rsidR="00A07882">
              <w:rPr>
                <w:noProof/>
                <w:webHidden/>
              </w:rPr>
              <w:tab/>
            </w:r>
            <w:r w:rsidR="00A07882">
              <w:rPr>
                <w:noProof/>
                <w:webHidden/>
              </w:rPr>
              <w:fldChar w:fldCharType="begin"/>
            </w:r>
            <w:r w:rsidR="00A07882">
              <w:rPr>
                <w:noProof/>
                <w:webHidden/>
              </w:rPr>
              <w:instrText xml:space="preserve"> PAGEREF _Toc38143535 \h </w:instrText>
            </w:r>
            <w:r w:rsidR="00A07882">
              <w:rPr>
                <w:noProof/>
                <w:webHidden/>
              </w:rPr>
            </w:r>
            <w:r w:rsidR="00A07882">
              <w:rPr>
                <w:noProof/>
                <w:webHidden/>
              </w:rPr>
              <w:fldChar w:fldCharType="separate"/>
            </w:r>
            <w:r w:rsidR="00A07882">
              <w:rPr>
                <w:noProof/>
                <w:webHidden/>
              </w:rPr>
              <w:t>ii</w:t>
            </w:r>
            <w:r w:rsidR="00A07882">
              <w:rPr>
                <w:noProof/>
                <w:webHidden/>
              </w:rPr>
              <w:fldChar w:fldCharType="end"/>
            </w:r>
          </w:hyperlink>
        </w:p>
        <w:p w14:paraId="080DF3B9" w14:textId="77777777" w:rsidR="00A07882" w:rsidRDefault="00577754">
          <w:pPr>
            <w:pStyle w:val="TOC1"/>
            <w:tabs>
              <w:tab w:val="right" w:leader="dot" w:pos="9350"/>
            </w:tabs>
            <w:rPr>
              <w:rFonts w:asciiTheme="minorHAnsi" w:eastAsiaTheme="minorEastAsia" w:hAnsiTheme="minorHAnsi"/>
              <w:noProof/>
              <w:sz w:val="22"/>
            </w:rPr>
          </w:pPr>
          <w:hyperlink w:anchor="_Toc38143536" w:history="1">
            <w:r w:rsidR="00A07882" w:rsidRPr="00DD0516">
              <w:rPr>
                <w:rStyle w:val="Hyperlink"/>
                <w:noProof/>
              </w:rPr>
              <w:t>DANH MỤC BẢNG BIỂU HÌNH VẼ</w:t>
            </w:r>
            <w:r w:rsidR="00A07882">
              <w:rPr>
                <w:noProof/>
                <w:webHidden/>
              </w:rPr>
              <w:tab/>
            </w:r>
            <w:r w:rsidR="00A07882">
              <w:rPr>
                <w:noProof/>
                <w:webHidden/>
              </w:rPr>
              <w:fldChar w:fldCharType="begin"/>
            </w:r>
            <w:r w:rsidR="00A07882">
              <w:rPr>
                <w:noProof/>
                <w:webHidden/>
              </w:rPr>
              <w:instrText xml:space="preserve"> PAGEREF _Toc38143536 \h </w:instrText>
            </w:r>
            <w:r w:rsidR="00A07882">
              <w:rPr>
                <w:noProof/>
                <w:webHidden/>
              </w:rPr>
            </w:r>
            <w:r w:rsidR="00A07882">
              <w:rPr>
                <w:noProof/>
                <w:webHidden/>
              </w:rPr>
              <w:fldChar w:fldCharType="separate"/>
            </w:r>
            <w:r w:rsidR="00A07882">
              <w:rPr>
                <w:noProof/>
                <w:webHidden/>
              </w:rPr>
              <w:t>iii</w:t>
            </w:r>
            <w:r w:rsidR="00A07882">
              <w:rPr>
                <w:noProof/>
                <w:webHidden/>
              </w:rPr>
              <w:fldChar w:fldCharType="end"/>
            </w:r>
          </w:hyperlink>
        </w:p>
        <w:p w14:paraId="1A4BC4B2" w14:textId="77777777" w:rsidR="00A07882" w:rsidRDefault="00577754">
          <w:pPr>
            <w:pStyle w:val="TOC1"/>
            <w:tabs>
              <w:tab w:val="right" w:leader="dot" w:pos="9350"/>
            </w:tabs>
            <w:rPr>
              <w:rFonts w:asciiTheme="minorHAnsi" w:eastAsiaTheme="minorEastAsia" w:hAnsiTheme="minorHAnsi"/>
              <w:noProof/>
              <w:sz w:val="22"/>
            </w:rPr>
          </w:pPr>
          <w:hyperlink w:anchor="_Toc38143537" w:history="1">
            <w:r w:rsidR="00A07882" w:rsidRPr="00DD0516">
              <w:rPr>
                <w:rStyle w:val="Hyperlink"/>
                <w:noProof/>
                <w:lang w:val="vi-VN"/>
              </w:rPr>
              <w:t>MỞ ĐẦU</w:t>
            </w:r>
            <w:r w:rsidR="00A07882">
              <w:rPr>
                <w:noProof/>
                <w:webHidden/>
              </w:rPr>
              <w:tab/>
            </w:r>
            <w:r w:rsidR="00A07882">
              <w:rPr>
                <w:noProof/>
                <w:webHidden/>
              </w:rPr>
              <w:fldChar w:fldCharType="begin"/>
            </w:r>
            <w:r w:rsidR="00A07882">
              <w:rPr>
                <w:noProof/>
                <w:webHidden/>
              </w:rPr>
              <w:instrText xml:space="preserve"> PAGEREF _Toc38143537 \h </w:instrText>
            </w:r>
            <w:r w:rsidR="00A07882">
              <w:rPr>
                <w:noProof/>
                <w:webHidden/>
              </w:rPr>
            </w:r>
            <w:r w:rsidR="00A07882">
              <w:rPr>
                <w:noProof/>
                <w:webHidden/>
              </w:rPr>
              <w:fldChar w:fldCharType="separate"/>
            </w:r>
            <w:r w:rsidR="00A07882">
              <w:rPr>
                <w:noProof/>
                <w:webHidden/>
              </w:rPr>
              <w:t>1</w:t>
            </w:r>
            <w:r w:rsidR="00A07882">
              <w:rPr>
                <w:noProof/>
                <w:webHidden/>
              </w:rPr>
              <w:fldChar w:fldCharType="end"/>
            </w:r>
          </w:hyperlink>
        </w:p>
        <w:p w14:paraId="67C594E3" w14:textId="77777777" w:rsidR="00A07882" w:rsidRDefault="00577754">
          <w:pPr>
            <w:pStyle w:val="TOC1"/>
            <w:tabs>
              <w:tab w:val="right" w:leader="dot" w:pos="9350"/>
            </w:tabs>
            <w:rPr>
              <w:rFonts w:asciiTheme="minorHAnsi" w:eastAsiaTheme="minorEastAsia" w:hAnsiTheme="minorHAnsi"/>
              <w:noProof/>
              <w:sz w:val="22"/>
            </w:rPr>
          </w:pPr>
          <w:hyperlink w:anchor="_Toc38143538" w:history="1">
            <w:r w:rsidR="00A07882" w:rsidRPr="00DD0516">
              <w:rPr>
                <w:rStyle w:val="Hyperlink"/>
                <w:noProof/>
                <w:lang w:val="vi-VN"/>
              </w:rPr>
              <w:t xml:space="preserve">CHƯƠNG 1: </w:t>
            </w:r>
            <w:r w:rsidR="00A07882" w:rsidRPr="00DD0516">
              <w:rPr>
                <w:rStyle w:val="Hyperlink"/>
                <w:noProof/>
              </w:rPr>
              <w:t>TÌM HIỂU</w:t>
            </w:r>
            <w:r w:rsidR="00A07882" w:rsidRPr="00DD0516">
              <w:rPr>
                <w:rStyle w:val="Hyperlink"/>
                <w:noProof/>
                <w:lang w:val="vi-VN"/>
              </w:rPr>
              <w:t xml:space="preserve"> TỔNG QUAN VỀ </w:t>
            </w:r>
            <w:r w:rsidR="00A07882" w:rsidRPr="00DD0516">
              <w:rPr>
                <w:rStyle w:val="Hyperlink"/>
                <w:noProof/>
              </w:rPr>
              <w:t>BÀI TOÁN NGHIÊN CỨU</w:t>
            </w:r>
            <w:r w:rsidR="00A07882">
              <w:rPr>
                <w:noProof/>
                <w:webHidden/>
              </w:rPr>
              <w:tab/>
            </w:r>
            <w:r w:rsidR="00A07882">
              <w:rPr>
                <w:noProof/>
                <w:webHidden/>
              </w:rPr>
              <w:fldChar w:fldCharType="begin"/>
            </w:r>
            <w:r w:rsidR="00A07882">
              <w:rPr>
                <w:noProof/>
                <w:webHidden/>
              </w:rPr>
              <w:instrText xml:space="preserve"> PAGEREF _Toc38143538 \h </w:instrText>
            </w:r>
            <w:r w:rsidR="00A07882">
              <w:rPr>
                <w:noProof/>
                <w:webHidden/>
              </w:rPr>
            </w:r>
            <w:r w:rsidR="00A07882">
              <w:rPr>
                <w:noProof/>
                <w:webHidden/>
              </w:rPr>
              <w:fldChar w:fldCharType="separate"/>
            </w:r>
            <w:r w:rsidR="00A07882">
              <w:rPr>
                <w:noProof/>
                <w:webHidden/>
              </w:rPr>
              <w:t>3</w:t>
            </w:r>
            <w:r w:rsidR="00A07882">
              <w:rPr>
                <w:noProof/>
                <w:webHidden/>
              </w:rPr>
              <w:fldChar w:fldCharType="end"/>
            </w:r>
          </w:hyperlink>
        </w:p>
        <w:p w14:paraId="21EDB975" w14:textId="77777777" w:rsidR="00A07882" w:rsidRDefault="00577754">
          <w:pPr>
            <w:pStyle w:val="TOC2"/>
            <w:tabs>
              <w:tab w:val="left" w:pos="880"/>
              <w:tab w:val="right" w:leader="dot" w:pos="9350"/>
            </w:tabs>
            <w:rPr>
              <w:rFonts w:asciiTheme="minorHAnsi" w:eastAsiaTheme="minorEastAsia" w:hAnsiTheme="minorHAnsi"/>
              <w:noProof/>
              <w:sz w:val="22"/>
            </w:rPr>
          </w:pPr>
          <w:hyperlink w:anchor="_Toc38143539" w:history="1">
            <w:r w:rsidR="00A07882" w:rsidRPr="00DD0516">
              <w:rPr>
                <w:rStyle w:val="Hyperlink"/>
                <w:b/>
                <w:noProof/>
              </w:rPr>
              <w:t>1.1.</w:t>
            </w:r>
            <w:r w:rsidR="00A07882">
              <w:rPr>
                <w:rFonts w:asciiTheme="minorHAnsi" w:eastAsiaTheme="minorEastAsia" w:hAnsiTheme="minorHAnsi"/>
                <w:noProof/>
                <w:sz w:val="22"/>
              </w:rPr>
              <w:tab/>
            </w:r>
            <w:r w:rsidR="00A07882" w:rsidRPr="00DD0516">
              <w:rPr>
                <w:rStyle w:val="Hyperlink"/>
                <w:b/>
                <w:noProof/>
              </w:rPr>
              <w:t>Giới thiệu đơn vị thực tập</w:t>
            </w:r>
            <w:r w:rsidR="00A07882">
              <w:rPr>
                <w:noProof/>
                <w:webHidden/>
              </w:rPr>
              <w:tab/>
            </w:r>
            <w:r w:rsidR="00A07882">
              <w:rPr>
                <w:noProof/>
                <w:webHidden/>
              </w:rPr>
              <w:fldChar w:fldCharType="begin"/>
            </w:r>
            <w:r w:rsidR="00A07882">
              <w:rPr>
                <w:noProof/>
                <w:webHidden/>
              </w:rPr>
              <w:instrText xml:space="preserve"> PAGEREF _Toc38143539 \h </w:instrText>
            </w:r>
            <w:r w:rsidR="00A07882">
              <w:rPr>
                <w:noProof/>
                <w:webHidden/>
              </w:rPr>
            </w:r>
            <w:r w:rsidR="00A07882">
              <w:rPr>
                <w:noProof/>
                <w:webHidden/>
              </w:rPr>
              <w:fldChar w:fldCharType="separate"/>
            </w:r>
            <w:r w:rsidR="00A07882">
              <w:rPr>
                <w:noProof/>
                <w:webHidden/>
              </w:rPr>
              <w:t>3</w:t>
            </w:r>
            <w:r w:rsidR="00A07882">
              <w:rPr>
                <w:noProof/>
                <w:webHidden/>
              </w:rPr>
              <w:fldChar w:fldCharType="end"/>
            </w:r>
          </w:hyperlink>
        </w:p>
        <w:p w14:paraId="37F0940C" w14:textId="77777777" w:rsidR="00A07882" w:rsidRDefault="00577754">
          <w:pPr>
            <w:pStyle w:val="TOC2"/>
            <w:tabs>
              <w:tab w:val="left" w:pos="880"/>
              <w:tab w:val="right" w:leader="dot" w:pos="9350"/>
            </w:tabs>
            <w:rPr>
              <w:rFonts w:asciiTheme="minorHAnsi" w:eastAsiaTheme="minorEastAsia" w:hAnsiTheme="minorHAnsi"/>
              <w:noProof/>
              <w:sz w:val="22"/>
            </w:rPr>
          </w:pPr>
          <w:hyperlink w:anchor="_Toc38143540" w:history="1">
            <w:r w:rsidR="00A07882" w:rsidRPr="00DD0516">
              <w:rPr>
                <w:rStyle w:val="Hyperlink"/>
                <w:b/>
                <w:noProof/>
              </w:rPr>
              <w:t>1.2.</w:t>
            </w:r>
            <w:r w:rsidR="00A07882">
              <w:rPr>
                <w:rFonts w:asciiTheme="minorHAnsi" w:eastAsiaTheme="minorEastAsia" w:hAnsiTheme="minorHAnsi"/>
                <w:noProof/>
                <w:sz w:val="22"/>
              </w:rPr>
              <w:tab/>
            </w:r>
            <w:r w:rsidR="00A07882" w:rsidRPr="00DD0516">
              <w:rPr>
                <w:rStyle w:val="Hyperlink"/>
                <w:b/>
                <w:noProof/>
              </w:rPr>
              <w:t>Khảo sát và đánh giá hiện trạng</w:t>
            </w:r>
            <w:r w:rsidR="00A07882">
              <w:rPr>
                <w:noProof/>
                <w:webHidden/>
              </w:rPr>
              <w:tab/>
            </w:r>
            <w:r w:rsidR="00A07882">
              <w:rPr>
                <w:noProof/>
                <w:webHidden/>
              </w:rPr>
              <w:fldChar w:fldCharType="begin"/>
            </w:r>
            <w:r w:rsidR="00A07882">
              <w:rPr>
                <w:noProof/>
                <w:webHidden/>
              </w:rPr>
              <w:instrText xml:space="preserve"> PAGEREF _Toc38143540 \h </w:instrText>
            </w:r>
            <w:r w:rsidR="00A07882">
              <w:rPr>
                <w:noProof/>
                <w:webHidden/>
              </w:rPr>
            </w:r>
            <w:r w:rsidR="00A07882">
              <w:rPr>
                <w:noProof/>
                <w:webHidden/>
              </w:rPr>
              <w:fldChar w:fldCharType="separate"/>
            </w:r>
            <w:r w:rsidR="00A07882">
              <w:rPr>
                <w:noProof/>
                <w:webHidden/>
              </w:rPr>
              <w:t>3</w:t>
            </w:r>
            <w:r w:rsidR="00A07882">
              <w:rPr>
                <w:noProof/>
                <w:webHidden/>
              </w:rPr>
              <w:fldChar w:fldCharType="end"/>
            </w:r>
          </w:hyperlink>
        </w:p>
        <w:p w14:paraId="236C6255" w14:textId="77777777" w:rsidR="00A07882" w:rsidRDefault="00577754">
          <w:pPr>
            <w:pStyle w:val="TOC3"/>
            <w:tabs>
              <w:tab w:val="right" w:leader="dot" w:pos="9350"/>
            </w:tabs>
            <w:rPr>
              <w:rFonts w:asciiTheme="minorHAnsi" w:eastAsiaTheme="minorEastAsia" w:hAnsiTheme="minorHAnsi"/>
              <w:noProof/>
              <w:sz w:val="22"/>
            </w:rPr>
          </w:pPr>
          <w:hyperlink w:anchor="_Toc38143541" w:history="1">
            <w:r w:rsidR="00A07882" w:rsidRPr="00DD0516">
              <w:rPr>
                <w:rStyle w:val="Hyperlink"/>
                <w:rFonts w:cs="Times New Roman"/>
                <w:b/>
                <w:i/>
                <w:noProof/>
              </w:rPr>
              <w:t>1.2.1 Thực trạng từ thiện trực tuyến</w:t>
            </w:r>
            <w:r w:rsidR="00A07882">
              <w:rPr>
                <w:noProof/>
                <w:webHidden/>
              </w:rPr>
              <w:tab/>
            </w:r>
            <w:r w:rsidR="00A07882">
              <w:rPr>
                <w:noProof/>
                <w:webHidden/>
              </w:rPr>
              <w:fldChar w:fldCharType="begin"/>
            </w:r>
            <w:r w:rsidR="00A07882">
              <w:rPr>
                <w:noProof/>
                <w:webHidden/>
              </w:rPr>
              <w:instrText xml:space="preserve"> PAGEREF _Toc38143541 \h </w:instrText>
            </w:r>
            <w:r w:rsidR="00A07882">
              <w:rPr>
                <w:noProof/>
                <w:webHidden/>
              </w:rPr>
            </w:r>
            <w:r w:rsidR="00A07882">
              <w:rPr>
                <w:noProof/>
                <w:webHidden/>
              </w:rPr>
              <w:fldChar w:fldCharType="separate"/>
            </w:r>
            <w:r w:rsidR="00A07882">
              <w:rPr>
                <w:noProof/>
                <w:webHidden/>
              </w:rPr>
              <w:t>3</w:t>
            </w:r>
            <w:r w:rsidR="00A07882">
              <w:rPr>
                <w:noProof/>
                <w:webHidden/>
              </w:rPr>
              <w:fldChar w:fldCharType="end"/>
            </w:r>
          </w:hyperlink>
        </w:p>
        <w:p w14:paraId="100525C8" w14:textId="77777777" w:rsidR="00A07882" w:rsidRDefault="00577754">
          <w:pPr>
            <w:pStyle w:val="TOC3"/>
            <w:tabs>
              <w:tab w:val="right" w:leader="dot" w:pos="9350"/>
            </w:tabs>
            <w:rPr>
              <w:rFonts w:asciiTheme="minorHAnsi" w:eastAsiaTheme="minorEastAsia" w:hAnsiTheme="minorHAnsi"/>
              <w:noProof/>
              <w:sz w:val="22"/>
            </w:rPr>
          </w:pPr>
          <w:hyperlink w:anchor="_Toc38143542" w:history="1">
            <w:r w:rsidR="00A07882" w:rsidRPr="00DD0516">
              <w:rPr>
                <w:rStyle w:val="Hyperlink"/>
                <w:rFonts w:cs="Times New Roman"/>
                <w:b/>
                <w:i/>
                <w:noProof/>
              </w:rPr>
              <w:t>1.2.2 Xu hướng thanh toán điện tử</w:t>
            </w:r>
            <w:r w:rsidR="00A07882">
              <w:rPr>
                <w:noProof/>
                <w:webHidden/>
              </w:rPr>
              <w:tab/>
            </w:r>
            <w:r w:rsidR="00A07882">
              <w:rPr>
                <w:noProof/>
                <w:webHidden/>
              </w:rPr>
              <w:fldChar w:fldCharType="begin"/>
            </w:r>
            <w:r w:rsidR="00A07882">
              <w:rPr>
                <w:noProof/>
                <w:webHidden/>
              </w:rPr>
              <w:instrText xml:space="preserve"> PAGEREF _Toc38143542 \h </w:instrText>
            </w:r>
            <w:r w:rsidR="00A07882">
              <w:rPr>
                <w:noProof/>
                <w:webHidden/>
              </w:rPr>
            </w:r>
            <w:r w:rsidR="00A07882">
              <w:rPr>
                <w:noProof/>
                <w:webHidden/>
              </w:rPr>
              <w:fldChar w:fldCharType="separate"/>
            </w:r>
            <w:r w:rsidR="00A07882">
              <w:rPr>
                <w:noProof/>
                <w:webHidden/>
              </w:rPr>
              <w:t>4</w:t>
            </w:r>
            <w:r w:rsidR="00A07882">
              <w:rPr>
                <w:noProof/>
                <w:webHidden/>
              </w:rPr>
              <w:fldChar w:fldCharType="end"/>
            </w:r>
          </w:hyperlink>
        </w:p>
        <w:p w14:paraId="30872766" w14:textId="77777777" w:rsidR="00A07882" w:rsidRDefault="00577754">
          <w:pPr>
            <w:pStyle w:val="TOC2"/>
            <w:tabs>
              <w:tab w:val="left" w:pos="880"/>
              <w:tab w:val="right" w:leader="dot" w:pos="9350"/>
            </w:tabs>
            <w:rPr>
              <w:rFonts w:asciiTheme="minorHAnsi" w:eastAsiaTheme="minorEastAsia" w:hAnsiTheme="minorHAnsi"/>
              <w:noProof/>
              <w:sz w:val="22"/>
            </w:rPr>
          </w:pPr>
          <w:hyperlink w:anchor="_Toc38143543" w:history="1">
            <w:r w:rsidR="00A07882" w:rsidRPr="00DD0516">
              <w:rPr>
                <w:rStyle w:val="Hyperlink"/>
                <w:b/>
                <w:noProof/>
              </w:rPr>
              <w:t>1.3.</w:t>
            </w:r>
            <w:r w:rsidR="00A07882">
              <w:rPr>
                <w:rFonts w:asciiTheme="minorHAnsi" w:eastAsiaTheme="minorEastAsia" w:hAnsiTheme="minorHAnsi"/>
                <w:noProof/>
                <w:sz w:val="22"/>
              </w:rPr>
              <w:tab/>
            </w:r>
            <w:r w:rsidR="00A07882" w:rsidRPr="00DD0516">
              <w:rPr>
                <w:rStyle w:val="Hyperlink"/>
                <w:b/>
                <w:noProof/>
              </w:rPr>
              <w:t>Phác thảo ý tưởng</w:t>
            </w:r>
            <w:r w:rsidR="00A07882">
              <w:rPr>
                <w:noProof/>
                <w:webHidden/>
              </w:rPr>
              <w:tab/>
            </w:r>
            <w:r w:rsidR="00A07882">
              <w:rPr>
                <w:noProof/>
                <w:webHidden/>
              </w:rPr>
              <w:fldChar w:fldCharType="begin"/>
            </w:r>
            <w:r w:rsidR="00A07882">
              <w:rPr>
                <w:noProof/>
                <w:webHidden/>
              </w:rPr>
              <w:instrText xml:space="preserve"> PAGEREF _Toc38143543 \h </w:instrText>
            </w:r>
            <w:r w:rsidR="00A07882">
              <w:rPr>
                <w:noProof/>
                <w:webHidden/>
              </w:rPr>
            </w:r>
            <w:r w:rsidR="00A07882">
              <w:rPr>
                <w:noProof/>
                <w:webHidden/>
              </w:rPr>
              <w:fldChar w:fldCharType="separate"/>
            </w:r>
            <w:r w:rsidR="00A07882">
              <w:rPr>
                <w:noProof/>
                <w:webHidden/>
              </w:rPr>
              <w:t>5</w:t>
            </w:r>
            <w:r w:rsidR="00A07882">
              <w:rPr>
                <w:noProof/>
                <w:webHidden/>
              </w:rPr>
              <w:fldChar w:fldCharType="end"/>
            </w:r>
          </w:hyperlink>
        </w:p>
        <w:p w14:paraId="4BFF414E" w14:textId="77777777" w:rsidR="00A07882" w:rsidRDefault="00577754">
          <w:pPr>
            <w:pStyle w:val="TOC1"/>
            <w:tabs>
              <w:tab w:val="right" w:leader="dot" w:pos="9350"/>
            </w:tabs>
            <w:rPr>
              <w:rFonts w:asciiTheme="minorHAnsi" w:eastAsiaTheme="minorEastAsia" w:hAnsiTheme="minorHAnsi"/>
              <w:noProof/>
              <w:sz w:val="22"/>
            </w:rPr>
          </w:pPr>
          <w:hyperlink w:anchor="_Toc38143544" w:history="1">
            <w:r w:rsidR="00A07882" w:rsidRPr="00DD0516">
              <w:rPr>
                <w:rStyle w:val="Hyperlink"/>
                <w:noProof/>
                <w:lang w:val="vi-VN"/>
              </w:rPr>
              <w:t xml:space="preserve">CHƯƠNG </w:t>
            </w:r>
            <w:r w:rsidR="00A07882" w:rsidRPr="00DD0516">
              <w:rPr>
                <w:rStyle w:val="Hyperlink"/>
                <w:noProof/>
              </w:rPr>
              <w:t>2</w:t>
            </w:r>
            <w:r w:rsidR="00A07882" w:rsidRPr="00DD0516">
              <w:rPr>
                <w:rStyle w:val="Hyperlink"/>
                <w:noProof/>
                <w:lang w:val="vi-VN"/>
              </w:rPr>
              <w:t xml:space="preserve">: </w:t>
            </w:r>
            <w:r w:rsidR="00A07882" w:rsidRPr="00DD0516">
              <w:rPr>
                <w:rStyle w:val="Hyperlink"/>
                <w:noProof/>
              </w:rPr>
              <w:t>PHÂN TÍCH HỆ THỐNG</w:t>
            </w:r>
            <w:r w:rsidR="00A07882">
              <w:rPr>
                <w:noProof/>
                <w:webHidden/>
              </w:rPr>
              <w:tab/>
            </w:r>
            <w:r w:rsidR="00A07882">
              <w:rPr>
                <w:noProof/>
                <w:webHidden/>
              </w:rPr>
              <w:fldChar w:fldCharType="begin"/>
            </w:r>
            <w:r w:rsidR="00A07882">
              <w:rPr>
                <w:noProof/>
                <w:webHidden/>
              </w:rPr>
              <w:instrText xml:space="preserve"> PAGEREF _Toc38143544 \h </w:instrText>
            </w:r>
            <w:r w:rsidR="00A07882">
              <w:rPr>
                <w:noProof/>
                <w:webHidden/>
              </w:rPr>
            </w:r>
            <w:r w:rsidR="00A07882">
              <w:rPr>
                <w:noProof/>
                <w:webHidden/>
              </w:rPr>
              <w:fldChar w:fldCharType="separate"/>
            </w:r>
            <w:r w:rsidR="00A07882">
              <w:rPr>
                <w:noProof/>
                <w:webHidden/>
              </w:rPr>
              <w:t>7</w:t>
            </w:r>
            <w:r w:rsidR="00A07882">
              <w:rPr>
                <w:noProof/>
                <w:webHidden/>
              </w:rPr>
              <w:fldChar w:fldCharType="end"/>
            </w:r>
          </w:hyperlink>
        </w:p>
        <w:p w14:paraId="1A793198" w14:textId="77777777" w:rsidR="00A07882" w:rsidRDefault="00577754">
          <w:pPr>
            <w:pStyle w:val="TOC2"/>
            <w:tabs>
              <w:tab w:val="right" w:leader="dot" w:pos="9350"/>
            </w:tabs>
            <w:rPr>
              <w:rFonts w:asciiTheme="minorHAnsi" w:eastAsiaTheme="minorEastAsia" w:hAnsiTheme="minorHAnsi"/>
              <w:noProof/>
              <w:sz w:val="22"/>
            </w:rPr>
          </w:pPr>
          <w:hyperlink w:anchor="_Toc38143545" w:history="1">
            <w:r w:rsidR="00A07882" w:rsidRPr="00DD0516">
              <w:rPr>
                <w:rStyle w:val="Hyperlink"/>
                <w:rFonts w:cs="Times New Roman"/>
                <w:b/>
                <w:noProof/>
              </w:rPr>
              <w:t>2.1. Xác định các tác nhân và tính năng của hệ thống</w:t>
            </w:r>
            <w:r w:rsidR="00A07882">
              <w:rPr>
                <w:noProof/>
                <w:webHidden/>
              </w:rPr>
              <w:tab/>
            </w:r>
            <w:r w:rsidR="00A07882">
              <w:rPr>
                <w:noProof/>
                <w:webHidden/>
              </w:rPr>
              <w:fldChar w:fldCharType="begin"/>
            </w:r>
            <w:r w:rsidR="00A07882">
              <w:rPr>
                <w:noProof/>
                <w:webHidden/>
              </w:rPr>
              <w:instrText xml:space="preserve"> PAGEREF _Toc38143545 \h </w:instrText>
            </w:r>
            <w:r w:rsidR="00A07882">
              <w:rPr>
                <w:noProof/>
                <w:webHidden/>
              </w:rPr>
            </w:r>
            <w:r w:rsidR="00A07882">
              <w:rPr>
                <w:noProof/>
                <w:webHidden/>
              </w:rPr>
              <w:fldChar w:fldCharType="separate"/>
            </w:r>
            <w:r w:rsidR="00A07882">
              <w:rPr>
                <w:noProof/>
                <w:webHidden/>
              </w:rPr>
              <w:t>7</w:t>
            </w:r>
            <w:r w:rsidR="00A07882">
              <w:rPr>
                <w:noProof/>
                <w:webHidden/>
              </w:rPr>
              <w:fldChar w:fldCharType="end"/>
            </w:r>
          </w:hyperlink>
        </w:p>
        <w:p w14:paraId="3670490B" w14:textId="77777777" w:rsidR="00A07882" w:rsidRDefault="00577754">
          <w:pPr>
            <w:pStyle w:val="TOC2"/>
            <w:tabs>
              <w:tab w:val="right" w:leader="dot" w:pos="9350"/>
            </w:tabs>
            <w:rPr>
              <w:rFonts w:asciiTheme="minorHAnsi" w:eastAsiaTheme="minorEastAsia" w:hAnsiTheme="minorHAnsi"/>
              <w:noProof/>
              <w:sz w:val="22"/>
            </w:rPr>
          </w:pPr>
          <w:hyperlink w:anchor="_Toc38143546" w:history="1">
            <w:r w:rsidR="00A07882" w:rsidRPr="00DD0516">
              <w:rPr>
                <w:rStyle w:val="Hyperlink"/>
                <w:rFonts w:cs="Times New Roman"/>
                <w:b/>
                <w:noProof/>
              </w:rPr>
              <w:t>2.2. Phân tích hệ thống về xử lý</w:t>
            </w:r>
            <w:r w:rsidR="00A07882">
              <w:rPr>
                <w:noProof/>
                <w:webHidden/>
              </w:rPr>
              <w:tab/>
            </w:r>
            <w:r w:rsidR="00A07882">
              <w:rPr>
                <w:noProof/>
                <w:webHidden/>
              </w:rPr>
              <w:fldChar w:fldCharType="begin"/>
            </w:r>
            <w:r w:rsidR="00A07882">
              <w:rPr>
                <w:noProof/>
                <w:webHidden/>
              </w:rPr>
              <w:instrText xml:space="preserve"> PAGEREF _Toc38143546 \h </w:instrText>
            </w:r>
            <w:r w:rsidR="00A07882">
              <w:rPr>
                <w:noProof/>
                <w:webHidden/>
              </w:rPr>
            </w:r>
            <w:r w:rsidR="00A07882">
              <w:rPr>
                <w:noProof/>
                <w:webHidden/>
              </w:rPr>
              <w:fldChar w:fldCharType="separate"/>
            </w:r>
            <w:r w:rsidR="00A07882">
              <w:rPr>
                <w:noProof/>
                <w:webHidden/>
              </w:rPr>
              <w:t>11</w:t>
            </w:r>
            <w:r w:rsidR="00A07882">
              <w:rPr>
                <w:noProof/>
                <w:webHidden/>
              </w:rPr>
              <w:fldChar w:fldCharType="end"/>
            </w:r>
          </w:hyperlink>
        </w:p>
        <w:p w14:paraId="0CAF0703" w14:textId="77777777" w:rsidR="00A07882" w:rsidRDefault="00577754">
          <w:pPr>
            <w:pStyle w:val="TOC3"/>
            <w:tabs>
              <w:tab w:val="right" w:leader="dot" w:pos="9350"/>
            </w:tabs>
            <w:rPr>
              <w:rFonts w:asciiTheme="minorHAnsi" w:eastAsiaTheme="minorEastAsia" w:hAnsiTheme="minorHAnsi"/>
              <w:noProof/>
              <w:sz w:val="22"/>
            </w:rPr>
          </w:pPr>
          <w:hyperlink w:anchor="_Toc38143547" w:history="1">
            <w:r w:rsidR="00A07882" w:rsidRPr="00DD0516">
              <w:rPr>
                <w:rStyle w:val="Hyperlink"/>
                <w:rFonts w:cs="Times New Roman"/>
                <w:b/>
                <w:i/>
                <w:noProof/>
              </w:rPr>
              <w:t>2.2.1. Sơ đồ phân rã chức năng</w:t>
            </w:r>
            <w:r w:rsidR="00A07882">
              <w:rPr>
                <w:noProof/>
                <w:webHidden/>
              </w:rPr>
              <w:tab/>
            </w:r>
            <w:r w:rsidR="00A07882">
              <w:rPr>
                <w:noProof/>
                <w:webHidden/>
              </w:rPr>
              <w:fldChar w:fldCharType="begin"/>
            </w:r>
            <w:r w:rsidR="00A07882">
              <w:rPr>
                <w:noProof/>
                <w:webHidden/>
              </w:rPr>
              <w:instrText xml:space="preserve"> PAGEREF _Toc38143547 \h </w:instrText>
            </w:r>
            <w:r w:rsidR="00A07882">
              <w:rPr>
                <w:noProof/>
                <w:webHidden/>
              </w:rPr>
            </w:r>
            <w:r w:rsidR="00A07882">
              <w:rPr>
                <w:noProof/>
                <w:webHidden/>
              </w:rPr>
              <w:fldChar w:fldCharType="separate"/>
            </w:r>
            <w:r w:rsidR="00A07882">
              <w:rPr>
                <w:noProof/>
                <w:webHidden/>
              </w:rPr>
              <w:t>11</w:t>
            </w:r>
            <w:r w:rsidR="00A07882">
              <w:rPr>
                <w:noProof/>
                <w:webHidden/>
              </w:rPr>
              <w:fldChar w:fldCharType="end"/>
            </w:r>
          </w:hyperlink>
        </w:p>
        <w:p w14:paraId="31ACB3AA" w14:textId="77777777" w:rsidR="00A07882" w:rsidRDefault="00577754">
          <w:pPr>
            <w:pStyle w:val="TOC3"/>
            <w:tabs>
              <w:tab w:val="right" w:leader="dot" w:pos="9350"/>
            </w:tabs>
            <w:rPr>
              <w:rFonts w:asciiTheme="minorHAnsi" w:eastAsiaTheme="minorEastAsia" w:hAnsiTheme="minorHAnsi"/>
              <w:noProof/>
              <w:sz w:val="22"/>
            </w:rPr>
          </w:pPr>
          <w:hyperlink w:anchor="_Toc38143548" w:history="1">
            <w:r w:rsidR="00A07882" w:rsidRPr="00DD0516">
              <w:rPr>
                <w:rStyle w:val="Hyperlink"/>
                <w:rFonts w:cs="Times New Roman"/>
                <w:b/>
                <w:i/>
                <w:noProof/>
              </w:rPr>
              <w:t>2.2.3. Sơ đồ luồng dữ liệu mức đỉnh</w:t>
            </w:r>
            <w:r w:rsidR="00A07882">
              <w:rPr>
                <w:noProof/>
                <w:webHidden/>
              </w:rPr>
              <w:tab/>
            </w:r>
            <w:r w:rsidR="00A07882">
              <w:rPr>
                <w:noProof/>
                <w:webHidden/>
              </w:rPr>
              <w:fldChar w:fldCharType="begin"/>
            </w:r>
            <w:r w:rsidR="00A07882">
              <w:rPr>
                <w:noProof/>
                <w:webHidden/>
              </w:rPr>
              <w:instrText xml:space="preserve"> PAGEREF _Toc38143548 \h </w:instrText>
            </w:r>
            <w:r w:rsidR="00A07882">
              <w:rPr>
                <w:noProof/>
                <w:webHidden/>
              </w:rPr>
            </w:r>
            <w:r w:rsidR="00A07882">
              <w:rPr>
                <w:noProof/>
                <w:webHidden/>
              </w:rPr>
              <w:fldChar w:fldCharType="separate"/>
            </w:r>
            <w:r w:rsidR="00A07882">
              <w:rPr>
                <w:noProof/>
                <w:webHidden/>
              </w:rPr>
              <w:t>14</w:t>
            </w:r>
            <w:r w:rsidR="00A07882">
              <w:rPr>
                <w:noProof/>
                <w:webHidden/>
              </w:rPr>
              <w:fldChar w:fldCharType="end"/>
            </w:r>
          </w:hyperlink>
        </w:p>
        <w:p w14:paraId="497555BA" w14:textId="77777777" w:rsidR="00A07882" w:rsidRDefault="00577754">
          <w:pPr>
            <w:pStyle w:val="TOC2"/>
            <w:tabs>
              <w:tab w:val="right" w:leader="dot" w:pos="9350"/>
            </w:tabs>
            <w:rPr>
              <w:rFonts w:asciiTheme="minorHAnsi" w:eastAsiaTheme="minorEastAsia" w:hAnsiTheme="minorHAnsi"/>
              <w:noProof/>
              <w:sz w:val="22"/>
            </w:rPr>
          </w:pPr>
          <w:hyperlink w:anchor="_Toc38143549" w:history="1">
            <w:r w:rsidR="00A07882" w:rsidRPr="00DD0516">
              <w:rPr>
                <w:rStyle w:val="Hyperlink"/>
                <w:rFonts w:cs="Times New Roman"/>
                <w:b/>
                <w:noProof/>
              </w:rPr>
              <w:t>2.3. Mô tả các quy trình nghiệp vụ</w:t>
            </w:r>
            <w:r w:rsidR="00A07882">
              <w:rPr>
                <w:noProof/>
                <w:webHidden/>
              </w:rPr>
              <w:tab/>
            </w:r>
            <w:r w:rsidR="00A07882">
              <w:rPr>
                <w:noProof/>
                <w:webHidden/>
              </w:rPr>
              <w:fldChar w:fldCharType="begin"/>
            </w:r>
            <w:r w:rsidR="00A07882">
              <w:rPr>
                <w:noProof/>
                <w:webHidden/>
              </w:rPr>
              <w:instrText xml:space="preserve"> PAGEREF _Toc38143549 \h </w:instrText>
            </w:r>
            <w:r w:rsidR="00A07882">
              <w:rPr>
                <w:noProof/>
                <w:webHidden/>
              </w:rPr>
            </w:r>
            <w:r w:rsidR="00A07882">
              <w:rPr>
                <w:noProof/>
                <w:webHidden/>
              </w:rPr>
              <w:fldChar w:fldCharType="separate"/>
            </w:r>
            <w:r w:rsidR="00A07882">
              <w:rPr>
                <w:noProof/>
                <w:webHidden/>
              </w:rPr>
              <w:t>14</w:t>
            </w:r>
            <w:r w:rsidR="00A07882">
              <w:rPr>
                <w:noProof/>
                <w:webHidden/>
              </w:rPr>
              <w:fldChar w:fldCharType="end"/>
            </w:r>
          </w:hyperlink>
        </w:p>
        <w:p w14:paraId="356699A9" w14:textId="77777777" w:rsidR="00A07882" w:rsidRDefault="00577754">
          <w:pPr>
            <w:pStyle w:val="TOC3"/>
            <w:tabs>
              <w:tab w:val="right" w:leader="dot" w:pos="9350"/>
            </w:tabs>
            <w:rPr>
              <w:rFonts w:asciiTheme="minorHAnsi" w:eastAsiaTheme="minorEastAsia" w:hAnsiTheme="minorHAnsi"/>
              <w:noProof/>
              <w:sz w:val="22"/>
            </w:rPr>
          </w:pPr>
          <w:hyperlink w:anchor="_Toc38143550" w:history="1">
            <w:r w:rsidR="00A07882" w:rsidRPr="00DD0516">
              <w:rPr>
                <w:rStyle w:val="Hyperlink"/>
                <w:rFonts w:cs="Times New Roman"/>
                <w:b/>
                <w:i/>
                <w:noProof/>
              </w:rPr>
              <w:t>2.3.1. Quy trình đăng ký</w:t>
            </w:r>
            <w:r w:rsidR="00A07882">
              <w:rPr>
                <w:noProof/>
                <w:webHidden/>
              </w:rPr>
              <w:tab/>
            </w:r>
            <w:r w:rsidR="00A07882">
              <w:rPr>
                <w:noProof/>
                <w:webHidden/>
              </w:rPr>
              <w:fldChar w:fldCharType="begin"/>
            </w:r>
            <w:r w:rsidR="00A07882">
              <w:rPr>
                <w:noProof/>
                <w:webHidden/>
              </w:rPr>
              <w:instrText xml:space="preserve"> PAGEREF _Toc38143550 \h </w:instrText>
            </w:r>
            <w:r w:rsidR="00A07882">
              <w:rPr>
                <w:noProof/>
                <w:webHidden/>
              </w:rPr>
            </w:r>
            <w:r w:rsidR="00A07882">
              <w:rPr>
                <w:noProof/>
                <w:webHidden/>
              </w:rPr>
              <w:fldChar w:fldCharType="separate"/>
            </w:r>
            <w:r w:rsidR="00A07882">
              <w:rPr>
                <w:noProof/>
                <w:webHidden/>
              </w:rPr>
              <w:t>14</w:t>
            </w:r>
            <w:r w:rsidR="00A07882">
              <w:rPr>
                <w:noProof/>
                <w:webHidden/>
              </w:rPr>
              <w:fldChar w:fldCharType="end"/>
            </w:r>
          </w:hyperlink>
        </w:p>
        <w:p w14:paraId="3C21C11C" w14:textId="77777777" w:rsidR="00A07882" w:rsidRDefault="00577754">
          <w:pPr>
            <w:pStyle w:val="TOC3"/>
            <w:tabs>
              <w:tab w:val="right" w:leader="dot" w:pos="9350"/>
            </w:tabs>
            <w:rPr>
              <w:rFonts w:asciiTheme="minorHAnsi" w:eastAsiaTheme="minorEastAsia" w:hAnsiTheme="minorHAnsi"/>
              <w:noProof/>
              <w:sz w:val="22"/>
            </w:rPr>
          </w:pPr>
          <w:hyperlink w:anchor="_Toc38143551" w:history="1">
            <w:r w:rsidR="00A07882" w:rsidRPr="00DD0516">
              <w:rPr>
                <w:rStyle w:val="Hyperlink"/>
                <w:rFonts w:cs="Times New Roman"/>
                <w:b/>
                <w:i/>
                <w:noProof/>
              </w:rPr>
              <w:t>2.3.2. Quy trình đăng nhập</w:t>
            </w:r>
            <w:r w:rsidR="00A07882">
              <w:rPr>
                <w:noProof/>
                <w:webHidden/>
              </w:rPr>
              <w:tab/>
            </w:r>
            <w:r w:rsidR="00A07882">
              <w:rPr>
                <w:noProof/>
                <w:webHidden/>
              </w:rPr>
              <w:fldChar w:fldCharType="begin"/>
            </w:r>
            <w:r w:rsidR="00A07882">
              <w:rPr>
                <w:noProof/>
                <w:webHidden/>
              </w:rPr>
              <w:instrText xml:space="preserve"> PAGEREF _Toc38143551 \h </w:instrText>
            </w:r>
            <w:r w:rsidR="00A07882">
              <w:rPr>
                <w:noProof/>
                <w:webHidden/>
              </w:rPr>
            </w:r>
            <w:r w:rsidR="00A07882">
              <w:rPr>
                <w:noProof/>
                <w:webHidden/>
              </w:rPr>
              <w:fldChar w:fldCharType="separate"/>
            </w:r>
            <w:r w:rsidR="00A07882">
              <w:rPr>
                <w:noProof/>
                <w:webHidden/>
              </w:rPr>
              <w:t>16</w:t>
            </w:r>
            <w:r w:rsidR="00A07882">
              <w:rPr>
                <w:noProof/>
                <w:webHidden/>
              </w:rPr>
              <w:fldChar w:fldCharType="end"/>
            </w:r>
          </w:hyperlink>
        </w:p>
        <w:p w14:paraId="75FA2B68" w14:textId="77777777" w:rsidR="00A07882" w:rsidRDefault="00577754">
          <w:pPr>
            <w:pStyle w:val="TOC3"/>
            <w:tabs>
              <w:tab w:val="right" w:leader="dot" w:pos="9350"/>
            </w:tabs>
            <w:rPr>
              <w:rFonts w:asciiTheme="minorHAnsi" w:eastAsiaTheme="minorEastAsia" w:hAnsiTheme="minorHAnsi"/>
              <w:noProof/>
              <w:sz w:val="22"/>
            </w:rPr>
          </w:pPr>
          <w:hyperlink w:anchor="_Toc38143552" w:history="1">
            <w:r w:rsidR="00A07882" w:rsidRPr="00DD0516">
              <w:rPr>
                <w:rStyle w:val="Hyperlink"/>
                <w:rFonts w:cs="Times New Roman"/>
                <w:b/>
                <w:i/>
                <w:noProof/>
              </w:rPr>
              <w:t>2.3.3. Quy trình chỉnh sửa thông tin</w:t>
            </w:r>
            <w:r w:rsidR="00A07882">
              <w:rPr>
                <w:noProof/>
                <w:webHidden/>
              </w:rPr>
              <w:tab/>
            </w:r>
            <w:r w:rsidR="00A07882">
              <w:rPr>
                <w:noProof/>
                <w:webHidden/>
              </w:rPr>
              <w:fldChar w:fldCharType="begin"/>
            </w:r>
            <w:r w:rsidR="00A07882">
              <w:rPr>
                <w:noProof/>
                <w:webHidden/>
              </w:rPr>
              <w:instrText xml:space="preserve"> PAGEREF _Toc38143552 \h </w:instrText>
            </w:r>
            <w:r w:rsidR="00A07882">
              <w:rPr>
                <w:noProof/>
                <w:webHidden/>
              </w:rPr>
            </w:r>
            <w:r w:rsidR="00A07882">
              <w:rPr>
                <w:noProof/>
                <w:webHidden/>
              </w:rPr>
              <w:fldChar w:fldCharType="separate"/>
            </w:r>
            <w:r w:rsidR="00A07882">
              <w:rPr>
                <w:noProof/>
                <w:webHidden/>
              </w:rPr>
              <w:t>17</w:t>
            </w:r>
            <w:r w:rsidR="00A07882">
              <w:rPr>
                <w:noProof/>
                <w:webHidden/>
              </w:rPr>
              <w:fldChar w:fldCharType="end"/>
            </w:r>
          </w:hyperlink>
        </w:p>
        <w:p w14:paraId="196025A0" w14:textId="77777777" w:rsidR="00A07882" w:rsidRDefault="00577754">
          <w:pPr>
            <w:pStyle w:val="TOC3"/>
            <w:tabs>
              <w:tab w:val="right" w:leader="dot" w:pos="9350"/>
            </w:tabs>
            <w:rPr>
              <w:rFonts w:asciiTheme="minorHAnsi" w:eastAsiaTheme="minorEastAsia" w:hAnsiTheme="minorHAnsi"/>
              <w:noProof/>
              <w:sz w:val="22"/>
            </w:rPr>
          </w:pPr>
          <w:hyperlink w:anchor="_Toc38143553" w:history="1">
            <w:r w:rsidR="00A07882" w:rsidRPr="00DD0516">
              <w:rPr>
                <w:rStyle w:val="Hyperlink"/>
                <w:rFonts w:cs="Times New Roman"/>
                <w:b/>
                <w:i/>
                <w:noProof/>
              </w:rPr>
              <w:t>2.3.4. Quy trình đổi mật khẩu</w:t>
            </w:r>
            <w:r w:rsidR="00A07882">
              <w:rPr>
                <w:noProof/>
                <w:webHidden/>
              </w:rPr>
              <w:tab/>
            </w:r>
            <w:r w:rsidR="00A07882">
              <w:rPr>
                <w:noProof/>
                <w:webHidden/>
              </w:rPr>
              <w:fldChar w:fldCharType="begin"/>
            </w:r>
            <w:r w:rsidR="00A07882">
              <w:rPr>
                <w:noProof/>
                <w:webHidden/>
              </w:rPr>
              <w:instrText xml:space="preserve"> PAGEREF _Toc38143553 \h </w:instrText>
            </w:r>
            <w:r w:rsidR="00A07882">
              <w:rPr>
                <w:noProof/>
                <w:webHidden/>
              </w:rPr>
            </w:r>
            <w:r w:rsidR="00A07882">
              <w:rPr>
                <w:noProof/>
                <w:webHidden/>
              </w:rPr>
              <w:fldChar w:fldCharType="separate"/>
            </w:r>
            <w:r w:rsidR="00A07882">
              <w:rPr>
                <w:noProof/>
                <w:webHidden/>
              </w:rPr>
              <w:t>18</w:t>
            </w:r>
            <w:r w:rsidR="00A07882">
              <w:rPr>
                <w:noProof/>
                <w:webHidden/>
              </w:rPr>
              <w:fldChar w:fldCharType="end"/>
            </w:r>
          </w:hyperlink>
        </w:p>
        <w:p w14:paraId="189033E2" w14:textId="77777777" w:rsidR="00A07882" w:rsidRDefault="00577754">
          <w:pPr>
            <w:pStyle w:val="TOC3"/>
            <w:tabs>
              <w:tab w:val="right" w:leader="dot" w:pos="9350"/>
            </w:tabs>
            <w:rPr>
              <w:rFonts w:asciiTheme="minorHAnsi" w:eastAsiaTheme="minorEastAsia" w:hAnsiTheme="minorHAnsi"/>
              <w:noProof/>
              <w:sz w:val="22"/>
            </w:rPr>
          </w:pPr>
          <w:hyperlink w:anchor="_Toc38143554" w:history="1">
            <w:r w:rsidR="00A07882" w:rsidRPr="00DD0516">
              <w:rPr>
                <w:rStyle w:val="Hyperlink"/>
                <w:rFonts w:cs="Times New Roman"/>
                <w:b/>
                <w:i/>
                <w:noProof/>
              </w:rPr>
              <w:t>2.3.5. Quy trình nạp tiền</w:t>
            </w:r>
            <w:r w:rsidR="00A07882">
              <w:rPr>
                <w:noProof/>
                <w:webHidden/>
              </w:rPr>
              <w:tab/>
            </w:r>
            <w:r w:rsidR="00A07882">
              <w:rPr>
                <w:noProof/>
                <w:webHidden/>
              </w:rPr>
              <w:fldChar w:fldCharType="begin"/>
            </w:r>
            <w:r w:rsidR="00A07882">
              <w:rPr>
                <w:noProof/>
                <w:webHidden/>
              </w:rPr>
              <w:instrText xml:space="preserve"> PAGEREF _Toc38143554 \h </w:instrText>
            </w:r>
            <w:r w:rsidR="00A07882">
              <w:rPr>
                <w:noProof/>
                <w:webHidden/>
              </w:rPr>
            </w:r>
            <w:r w:rsidR="00A07882">
              <w:rPr>
                <w:noProof/>
                <w:webHidden/>
              </w:rPr>
              <w:fldChar w:fldCharType="separate"/>
            </w:r>
            <w:r w:rsidR="00A07882">
              <w:rPr>
                <w:noProof/>
                <w:webHidden/>
              </w:rPr>
              <w:t>20</w:t>
            </w:r>
            <w:r w:rsidR="00A07882">
              <w:rPr>
                <w:noProof/>
                <w:webHidden/>
              </w:rPr>
              <w:fldChar w:fldCharType="end"/>
            </w:r>
          </w:hyperlink>
        </w:p>
        <w:p w14:paraId="6F2326E3" w14:textId="77777777" w:rsidR="00A07882" w:rsidRDefault="00577754">
          <w:pPr>
            <w:pStyle w:val="TOC3"/>
            <w:tabs>
              <w:tab w:val="right" w:leader="dot" w:pos="9350"/>
            </w:tabs>
            <w:rPr>
              <w:rFonts w:asciiTheme="minorHAnsi" w:eastAsiaTheme="minorEastAsia" w:hAnsiTheme="minorHAnsi"/>
              <w:noProof/>
              <w:sz w:val="22"/>
            </w:rPr>
          </w:pPr>
          <w:hyperlink w:anchor="_Toc38143555" w:history="1">
            <w:r w:rsidR="00A07882" w:rsidRPr="00DD0516">
              <w:rPr>
                <w:rStyle w:val="Hyperlink"/>
                <w:rFonts w:cs="Times New Roman"/>
                <w:b/>
                <w:i/>
                <w:noProof/>
              </w:rPr>
              <w:t>2.3.6. Quy trình điểm danh</w:t>
            </w:r>
            <w:r w:rsidR="00A07882">
              <w:rPr>
                <w:noProof/>
                <w:webHidden/>
              </w:rPr>
              <w:tab/>
            </w:r>
            <w:r w:rsidR="00A07882">
              <w:rPr>
                <w:noProof/>
                <w:webHidden/>
              </w:rPr>
              <w:fldChar w:fldCharType="begin"/>
            </w:r>
            <w:r w:rsidR="00A07882">
              <w:rPr>
                <w:noProof/>
                <w:webHidden/>
              </w:rPr>
              <w:instrText xml:space="preserve"> PAGEREF _Toc38143555 \h </w:instrText>
            </w:r>
            <w:r w:rsidR="00A07882">
              <w:rPr>
                <w:noProof/>
                <w:webHidden/>
              </w:rPr>
            </w:r>
            <w:r w:rsidR="00A07882">
              <w:rPr>
                <w:noProof/>
                <w:webHidden/>
              </w:rPr>
              <w:fldChar w:fldCharType="separate"/>
            </w:r>
            <w:r w:rsidR="00A07882">
              <w:rPr>
                <w:noProof/>
                <w:webHidden/>
              </w:rPr>
              <w:t>21</w:t>
            </w:r>
            <w:r w:rsidR="00A07882">
              <w:rPr>
                <w:noProof/>
                <w:webHidden/>
              </w:rPr>
              <w:fldChar w:fldCharType="end"/>
            </w:r>
          </w:hyperlink>
        </w:p>
        <w:p w14:paraId="3297BEBD" w14:textId="77777777" w:rsidR="00A07882" w:rsidRDefault="00577754">
          <w:pPr>
            <w:pStyle w:val="TOC3"/>
            <w:tabs>
              <w:tab w:val="right" w:leader="dot" w:pos="9350"/>
            </w:tabs>
            <w:rPr>
              <w:rFonts w:asciiTheme="minorHAnsi" w:eastAsiaTheme="minorEastAsia" w:hAnsiTheme="minorHAnsi"/>
              <w:noProof/>
              <w:sz w:val="22"/>
            </w:rPr>
          </w:pPr>
          <w:hyperlink w:anchor="_Toc38143556" w:history="1">
            <w:r w:rsidR="00A07882" w:rsidRPr="00DD0516">
              <w:rPr>
                <w:rStyle w:val="Hyperlink"/>
                <w:rFonts w:cs="Times New Roman"/>
                <w:b/>
                <w:i/>
                <w:noProof/>
              </w:rPr>
              <w:t>2.3.7. Quy trình đăng tải khảo sát</w:t>
            </w:r>
            <w:r w:rsidR="00A07882">
              <w:rPr>
                <w:noProof/>
                <w:webHidden/>
              </w:rPr>
              <w:tab/>
            </w:r>
            <w:r w:rsidR="00A07882">
              <w:rPr>
                <w:noProof/>
                <w:webHidden/>
              </w:rPr>
              <w:fldChar w:fldCharType="begin"/>
            </w:r>
            <w:r w:rsidR="00A07882">
              <w:rPr>
                <w:noProof/>
                <w:webHidden/>
              </w:rPr>
              <w:instrText xml:space="preserve"> PAGEREF _Toc38143556 \h </w:instrText>
            </w:r>
            <w:r w:rsidR="00A07882">
              <w:rPr>
                <w:noProof/>
                <w:webHidden/>
              </w:rPr>
            </w:r>
            <w:r w:rsidR="00A07882">
              <w:rPr>
                <w:noProof/>
                <w:webHidden/>
              </w:rPr>
              <w:fldChar w:fldCharType="separate"/>
            </w:r>
            <w:r w:rsidR="00A07882">
              <w:rPr>
                <w:noProof/>
                <w:webHidden/>
              </w:rPr>
              <w:t>22</w:t>
            </w:r>
            <w:r w:rsidR="00A07882">
              <w:rPr>
                <w:noProof/>
                <w:webHidden/>
              </w:rPr>
              <w:fldChar w:fldCharType="end"/>
            </w:r>
          </w:hyperlink>
        </w:p>
        <w:p w14:paraId="027D1E46" w14:textId="77777777" w:rsidR="00A07882" w:rsidRDefault="00577754">
          <w:pPr>
            <w:pStyle w:val="TOC3"/>
            <w:tabs>
              <w:tab w:val="right" w:leader="dot" w:pos="9350"/>
            </w:tabs>
            <w:rPr>
              <w:rFonts w:asciiTheme="minorHAnsi" w:eastAsiaTheme="minorEastAsia" w:hAnsiTheme="minorHAnsi"/>
              <w:noProof/>
              <w:sz w:val="22"/>
            </w:rPr>
          </w:pPr>
          <w:hyperlink w:anchor="_Toc38143557" w:history="1">
            <w:r w:rsidR="00A07882" w:rsidRPr="00DD0516">
              <w:rPr>
                <w:rStyle w:val="Hyperlink"/>
                <w:rFonts w:cs="Times New Roman"/>
                <w:b/>
                <w:i/>
                <w:noProof/>
              </w:rPr>
              <w:t>2.3.8. Quy trình thực hiện khảo sát</w:t>
            </w:r>
            <w:r w:rsidR="00A07882">
              <w:rPr>
                <w:noProof/>
                <w:webHidden/>
              </w:rPr>
              <w:tab/>
            </w:r>
            <w:r w:rsidR="00A07882">
              <w:rPr>
                <w:noProof/>
                <w:webHidden/>
              </w:rPr>
              <w:fldChar w:fldCharType="begin"/>
            </w:r>
            <w:r w:rsidR="00A07882">
              <w:rPr>
                <w:noProof/>
                <w:webHidden/>
              </w:rPr>
              <w:instrText xml:space="preserve"> PAGEREF _Toc38143557 \h </w:instrText>
            </w:r>
            <w:r w:rsidR="00A07882">
              <w:rPr>
                <w:noProof/>
                <w:webHidden/>
              </w:rPr>
            </w:r>
            <w:r w:rsidR="00A07882">
              <w:rPr>
                <w:noProof/>
                <w:webHidden/>
              </w:rPr>
              <w:fldChar w:fldCharType="separate"/>
            </w:r>
            <w:r w:rsidR="00A07882">
              <w:rPr>
                <w:noProof/>
                <w:webHidden/>
              </w:rPr>
              <w:t>23</w:t>
            </w:r>
            <w:r w:rsidR="00A07882">
              <w:rPr>
                <w:noProof/>
                <w:webHidden/>
              </w:rPr>
              <w:fldChar w:fldCharType="end"/>
            </w:r>
          </w:hyperlink>
        </w:p>
        <w:p w14:paraId="14FF0D18" w14:textId="77777777" w:rsidR="00A07882" w:rsidRDefault="00577754">
          <w:pPr>
            <w:pStyle w:val="TOC3"/>
            <w:tabs>
              <w:tab w:val="right" w:leader="dot" w:pos="9350"/>
            </w:tabs>
            <w:rPr>
              <w:rFonts w:asciiTheme="minorHAnsi" w:eastAsiaTheme="minorEastAsia" w:hAnsiTheme="minorHAnsi"/>
              <w:noProof/>
              <w:sz w:val="22"/>
            </w:rPr>
          </w:pPr>
          <w:hyperlink w:anchor="_Toc38143558" w:history="1">
            <w:r w:rsidR="00A07882" w:rsidRPr="00DD0516">
              <w:rPr>
                <w:rStyle w:val="Hyperlink"/>
                <w:rFonts w:cs="Times New Roman"/>
                <w:b/>
                <w:i/>
                <w:noProof/>
              </w:rPr>
              <w:t>2.3.9. Quy trình đăng tải hoạt động thiện nguyện</w:t>
            </w:r>
            <w:r w:rsidR="00A07882">
              <w:rPr>
                <w:noProof/>
                <w:webHidden/>
              </w:rPr>
              <w:tab/>
            </w:r>
            <w:r w:rsidR="00A07882">
              <w:rPr>
                <w:noProof/>
                <w:webHidden/>
              </w:rPr>
              <w:fldChar w:fldCharType="begin"/>
            </w:r>
            <w:r w:rsidR="00A07882">
              <w:rPr>
                <w:noProof/>
                <w:webHidden/>
              </w:rPr>
              <w:instrText xml:space="preserve"> PAGEREF _Toc38143558 \h </w:instrText>
            </w:r>
            <w:r w:rsidR="00A07882">
              <w:rPr>
                <w:noProof/>
                <w:webHidden/>
              </w:rPr>
            </w:r>
            <w:r w:rsidR="00A07882">
              <w:rPr>
                <w:noProof/>
                <w:webHidden/>
              </w:rPr>
              <w:fldChar w:fldCharType="separate"/>
            </w:r>
            <w:r w:rsidR="00A07882">
              <w:rPr>
                <w:noProof/>
                <w:webHidden/>
              </w:rPr>
              <w:t>24</w:t>
            </w:r>
            <w:r w:rsidR="00A07882">
              <w:rPr>
                <w:noProof/>
                <w:webHidden/>
              </w:rPr>
              <w:fldChar w:fldCharType="end"/>
            </w:r>
          </w:hyperlink>
        </w:p>
        <w:p w14:paraId="17A604E6" w14:textId="77777777" w:rsidR="00A07882" w:rsidRDefault="00577754">
          <w:pPr>
            <w:pStyle w:val="TOC3"/>
            <w:tabs>
              <w:tab w:val="right" w:leader="dot" w:pos="9350"/>
            </w:tabs>
            <w:rPr>
              <w:rFonts w:asciiTheme="minorHAnsi" w:eastAsiaTheme="minorEastAsia" w:hAnsiTheme="minorHAnsi"/>
              <w:noProof/>
              <w:sz w:val="22"/>
            </w:rPr>
          </w:pPr>
          <w:hyperlink w:anchor="_Toc38143559" w:history="1">
            <w:r w:rsidR="00A07882" w:rsidRPr="00DD0516">
              <w:rPr>
                <w:rStyle w:val="Hyperlink"/>
                <w:rFonts w:cs="Times New Roman"/>
                <w:b/>
                <w:i/>
                <w:noProof/>
              </w:rPr>
              <w:t>2.3.10. Quy trình đăng tải tin tức</w:t>
            </w:r>
            <w:r w:rsidR="00A07882">
              <w:rPr>
                <w:noProof/>
                <w:webHidden/>
              </w:rPr>
              <w:tab/>
            </w:r>
            <w:r w:rsidR="00A07882">
              <w:rPr>
                <w:noProof/>
                <w:webHidden/>
              </w:rPr>
              <w:fldChar w:fldCharType="begin"/>
            </w:r>
            <w:r w:rsidR="00A07882">
              <w:rPr>
                <w:noProof/>
                <w:webHidden/>
              </w:rPr>
              <w:instrText xml:space="preserve"> PAGEREF _Toc38143559 \h </w:instrText>
            </w:r>
            <w:r w:rsidR="00A07882">
              <w:rPr>
                <w:noProof/>
                <w:webHidden/>
              </w:rPr>
            </w:r>
            <w:r w:rsidR="00A07882">
              <w:rPr>
                <w:noProof/>
                <w:webHidden/>
              </w:rPr>
              <w:fldChar w:fldCharType="separate"/>
            </w:r>
            <w:r w:rsidR="00A07882">
              <w:rPr>
                <w:noProof/>
                <w:webHidden/>
              </w:rPr>
              <w:t>26</w:t>
            </w:r>
            <w:r w:rsidR="00A07882">
              <w:rPr>
                <w:noProof/>
                <w:webHidden/>
              </w:rPr>
              <w:fldChar w:fldCharType="end"/>
            </w:r>
          </w:hyperlink>
        </w:p>
        <w:p w14:paraId="5716B85B" w14:textId="77777777" w:rsidR="00A07882" w:rsidRDefault="00577754">
          <w:pPr>
            <w:pStyle w:val="TOC3"/>
            <w:tabs>
              <w:tab w:val="right" w:leader="dot" w:pos="9350"/>
            </w:tabs>
            <w:rPr>
              <w:rFonts w:asciiTheme="minorHAnsi" w:eastAsiaTheme="minorEastAsia" w:hAnsiTheme="minorHAnsi"/>
              <w:noProof/>
              <w:sz w:val="22"/>
            </w:rPr>
          </w:pPr>
          <w:hyperlink w:anchor="_Toc38143560" w:history="1">
            <w:r w:rsidR="00A07882" w:rsidRPr="00DD0516">
              <w:rPr>
                <w:rStyle w:val="Hyperlink"/>
                <w:rFonts w:cs="Times New Roman"/>
                <w:b/>
                <w:i/>
                <w:noProof/>
              </w:rPr>
              <w:t>2.3.11. Quy trình thực hiện quyên góp</w:t>
            </w:r>
            <w:r w:rsidR="00A07882">
              <w:rPr>
                <w:noProof/>
                <w:webHidden/>
              </w:rPr>
              <w:tab/>
            </w:r>
            <w:r w:rsidR="00A07882">
              <w:rPr>
                <w:noProof/>
                <w:webHidden/>
              </w:rPr>
              <w:fldChar w:fldCharType="begin"/>
            </w:r>
            <w:r w:rsidR="00A07882">
              <w:rPr>
                <w:noProof/>
                <w:webHidden/>
              </w:rPr>
              <w:instrText xml:space="preserve"> PAGEREF _Toc38143560 \h </w:instrText>
            </w:r>
            <w:r w:rsidR="00A07882">
              <w:rPr>
                <w:noProof/>
                <w:webHidden/>
              </w:rPr>
            </w:r>
            <w:r w:rsidR="00A07882">
              <w:rPr>
                <w:noProof/>
                <w:webHidden/>
              </w:rPr>
              <w:fldChar w:fldCharType="separate"/>
            </w:r>
            <w:r w:rsidR="00A07882">
              <w:rPr>
                <w:noProof/>
                <w:webHidden/>
              </w:rPr>
              <w:t>27</w:t>
            </w:r>
            <w:r w:rsidR="00A07882">
              <w:rPr>
                <w:noProof/>
                <w:webHidden/>
              </w:rPr>
              <w:fldChar w:fldCharType="end"/>
            </w:r>
          </w:hyperlink>
        </w:p>
        <w:p w14:paraId="1DAB5BDE" w14:textId="77777777" w:rsidR="00A07882" w:rsidRDefault="00577754">
          <w:pPr>
            <w:pStyle w:val="TOC3"/>
            <w:tabs>
              <w:tab w:val="right" w:leader="dot" w:pos="9350"/>
            </w:tabs>
            <w:rPr>
              <w:rFonts w:asciiTheme="minorHAnsi" w:eastAsiaTheme="minorEastAsia" w:hAnsiTheme="minorHAnsi"/>
              <w:noProof/>
              <w:sz w:val="22"/>
            </w:rPr>
          </w:pPr>
          <w:hyperlink w:anchor="_Toc38143561" w:history="1">
            <w:r w:rsidR="00A07882" w:rsidRPr="00DD0516">
              <w:rPr>
                <w:rStyle w:val="Hyperlink"/>
                <w:rFonts w:cs="Times New Roman"/>
                <w:b/>
                <w:i/>
                <w:noProof/>
              </w:rPr>
              <w:t>2.3.12. Quy trình truy xuất báo cáo</w:t>
            </w:r>
            <w:r w:rsidR="00A07882">
              <w:rPr>
                <w:noProof/>
                <w:webHidden/>
              </w:rPr>
              <w:tab/>
            </w:r>
            <w:r w:rsidR="00A07882">
              <w:rPr>
                <w:noProof/>
                <w:webHidden/>
              </w:rPr>
              <w:fldChar w:fldCharType="begin"/>
            </w:r>
            <w:r w:rsidR="00A07882">
              <w:rPr>
                <w:noProof/>
                <w:webHidden/>
              </w:rPr>
              <w:instrText xml:space="preserve"> PAGEREF _Toc38143561 \h </w:instrText>
            </w:r>
            <w:r w:rsidR="00A07882">
              <w:rPr>
                <w:noProof/>
                <w:webHidden/>
              </w:rPr>
            </w:r>
            <w:r w:rsidR="00A07882">
              <w:rPr>
                <w:noProof/>
                <w:webHidden/>
              </w:rPr>
              <w:fldChar w:fldCharType="separate"/>
            </w:r>
            <w:r w:rsidR="00A07882">
              <w:rPr>
                <w:noProof/>
                <w:webHidden/>
              </w:rPr>
              <w:t>28</w:t>
            </w:r>
            <w:r w:rsidR="00A07882">
              <w:rPr>
                <w:noProof/>
                <w:webHidden/>
              </w:rPr>
              <w:fldChar w:fldCharType="end"/>
            </w:r>
          </w:hyperlink>
        </w:p>
        <w:p w14:paraId="51F02133" w14:textId="77777777" w:rsidR="00A07882" w:rsidRDefault="00577754">
          <w:pPr>
            <w:pStyle w:val="TOC1"/>
            <w:tabs>
              <w:tab w:val="right" w:leader="dot" w:pos="9350"/>
            </w:tabs>
            <w:rPr>
              <w:rFonts w:asciiTheme="minorHAnsi" w:eastAsiaTheme="minorEastAsia" w:hAnsiTheme="minorHAnsi"/>
              <w:noProof/>
              <w:sz w:val="22"/>
            </w:rPr>
          </w:pPr>
          <w:hyperlink w:anchor="_Toc38143562" w:history="1">
            <w:r w:rsidR="00A07882" w:rsidRPr="00DD0516">
              <w:rPr>
                <w:rStyle w:val="Hyperlink"/>
                <w:noProof/>
                <w:lang w:val="vi-VN"/>
              </w:rPr>
              <w:t xml:space="preserve">CHƯƠNG </w:t>
            </w:r>
            <w:r w:rsidR="00A07882" w:rsidRPr="00DD0516">
              <w:rPr>
                <w:rStyle w:val="Hyperlink"/>
                <w:noProof/>
              </w:rPr>
              <w:t>3</w:t>
            </w:r>
            <w:r w:rsidR="00A07882" w:rsidRPr="00DD0516">
              <w:rPr>
                <w:rStyle w:val="Hyperlink"/>
                <w:noProof/>
                <w:lang w:val="vi-VN"/>
              </w:rPr>
              <w:t xml:space="preserve">: </w:t>
            </w:r>
            <w:r w:rsidR="00A07882" w:rsidRPr="00DD0516">
              <w:rPr>
                <w:rStyle w:val="Hyperlink"/>
                <w:noProof/>
              </w:rPr>
              <w:t>THIẾT KẾ HỆ THỐNG</w:t>
            </w:r>
            <w:r w:rsidR="00A07882">
              <w:rPr>
                <w:noProof/>
                <w:webHidden/>
              </w:rPr>
              <w:tab/>
            </w:r>
            <w:r w:rsidR="00A07882">
              <w:rPr>
                <w:noProof/>
                <w:webHidden/>
              </w:rPr>
              <w:fldChar w:fldCharType="begin"/>
            </w:r>
            <w:r w:rsidR="00A07882">
              <w:rPr>
                <w:noProof/>
                <w:webHidden/>
              </w:rPr>
              <w:instrText xml:space="preserve"> PAGEREF _Toc38143562 \h </w:instrText>
            </w:r>
            <w:r w:rsidR="00A07882">
              <w:rPr>
                <w:noProof/>
                <w:webHidden/>
              </w:rPr>
            </w:r>
            <w:r w:rsidR="00A07882">
              <w:rPr>
                <w:noProof/>
                <w:webHidden/>
              </w:rPr>
              <w:fldChar w:fldCharType="separate"/>
            </w:r>
            <w:r w:rsidR="00A07882">
              <w:rPr>
                <w:noProof/>
                <w:webHidden/>
              </w:rPr>
              <w:t>30</w:t>
            </w:r>
            <w:r w:rsidR="00A07882">
              <w:rPr>
                <w:noProof/>
                <w:webHidden/>
              </w:rPr>
              <w:fldChar w:fldCharType="end"/>
            </w:r>
          </w:hyperlink>
        </w:p>
        <w:p w14:paraId="04367B4C" w14:textId="77777777" w:rsidR="00A07882" w:rsidRDefault="00577754">
          <w:pPr>
            <w:pStyle w:val="TOC2"/>
            <w:tabs>
              <w:tab w:val="right" w:leader="dot" w:pos="9350"/>
            </w:tabs>
            <w:rPr>
              <w:rFonts w:asciiTheme="minorHAnsi" w:eastAsiaTheme="minorEastAsia" w:hAnsiTheme="minorHAnsi"/>
              <w:noProof/>
              <w:sz w:val="22"/>
            </w:rPr>
          </w:pPr>
          <w:hyperlink w:anchor="_Toc38143563" w:history="1">
            <w:r w:rsidR="00A07882" w:rsidRPr="00DD0516">
              <w:rPr>
                <w:rStyle w:val="Hyperlink"/>
                <w:rFonts w:cs="Times New Roman"/>
                <w:b/>
                <w:noProof/>
              </w:rPr>
              <w:t>3.1. Thiết kế giao diện hệ thống</w:t>
            </w:r>
            <w:r w:rsidR="00A07882">
              <w:rPr>
                <w:noProof/>
                <w:webHidden/>
              </w:rPr>
              <w:tab/>
            </w:r>
            <w:r w:rsidR="00A07882">
              <w:rPr>
                <w:noProof/>
                <w:webHidden/>
              </w:rPr>
              <w:fldChar w:fldCharType="begin"/>
            </w:r>
            <w:r w:rsidR="00A07882">
              <w:rPr>
                <w:noProof/>
                <w:webHidden/>
              </w:rPr>
              <w:instrText xml:space="preserve"> PAGEREF _Toc38143563 \h </w:instrText>
            </w:r>
            <w:r w:rsidR="00A07882">
              <w:rPr>
                <w:noProof/>
                <w:webHidden/>
              </w:rPr>
            </w:r>
            <w:r w:rsidR="00A07882">
              <w:rPr>
                <w:noProof/>
                <w:webHidden/>
              </w:rPr>
              <w:fldChar w:fldCharType="separate"/>
            </w:r>
            <w:r w:rsidR="00A07882">
              <w:rPr>
                <w:noProof/>
                <w:webHidden/>
              </w:rPr>
              <w:t>30</w:t>
            </w:r>
            <w:r w:rsidR="00A07882">
              <w:rPr>
                <w:noProof/>
                <w:webHidden/>
              </w:rPr>
              <w:fldChar w:fldCharType="end"/>
            </w:r>
          </w:hyperlink>
        </w:p>
        <w:p w14:paraId="3924B6F3" w14:textId="77777777" w:rsidR="00A07882" w:rsidRDefault="00577754">
          <w:pPr>
            <w:pStyle w:val="TOC3"/>
            <w:tabs>
              <w:tab w:val="right" w:leader="dot" w:pos="9350"/>
            </w:tabs>
            <w:rPr>
              <w:rFonts w:asciiTheme="minorHAnsi" w:eastAsiaTheme="minorEastAsia" w:hAnsiTheme="minorHAnsi"/>
              <w:noProof/>
              <w:sz w:val="22"/>
            </w:rPr>
          </w:pPr>
          <w:hyperlink w:anchor="_Toc38143564" w:history="1">
            <w:r w:rsidR="00A07882" w:rsidRPr="00DD0516">
              <w:rPr>
                <w:rStyle w:val="Hyperlink"/>
                <w:rFonts w:cs="Times New Roman"/>
                <w:b/>
                <w:i/>
                <w:noProof/>
              </w:rPr>
              <w:t>3.1.1. Giao diện người dùng</w:t>
            </w:r>
            <w:r w:rsidR="00A07882">
              <w:rPr>
                <w:noProof/>
                <w:webHidden/>
              </w:rPr>
              <w:tab/>
            </w:r>
            <w:r w:rsidR="00A07882">
              <w:rPr>
                <w:noProof/>
                <w:webHidden/>
              </w:rPr>
              <w:fldChar w:fldCharType="begin"/>
            </w:r>
            <w:r w:rsidR="00A07882">
              <w:rPr>
                <w:noProof/>
                <w:webHidden/>
              </w:rPr>
              <w:instrText xml:space="preserve"> PAGEREF _Toc38143564 \h </w:instrText>
            </w:r>
            <w:r w:rsidR="00A07882">
              <w:rPr>
                <w:noProof/>
                <w:webHidden/>
              </w:rPr>
            </w:r>
            <w:r w:rsidR="00A07882">
              <w:rPr>
                <w:noProof/>
                <w:webHidden/>
              </w:rPr>
              <w:fldChar w:fldCharType="separate"/>
            </w:r>
            <w:r w:rsidR="00A07882">
              <w:rPr>
                <w:noProof/>
                <w:webHidden/>
              </w:rPr>
              <w:t>30</w:t>
            </w:r>
            <w:r w:rsidR="00A07882">
              <w:rPr>
                <w:noProof/>
                <w:webHidden/>
              </w:rPr>
              <w:fldChar w:fldCharType="end"/>
            </w:r>
          </w:hyperlink>
        </w:p>
        <w:p w14:paraId="508B65CA" w14:textId="77777777" w:rsidR="00A07882" w:rsidRDefault="00577754">
          <w:pPr>
            <w:pStyle w:val="TOC3"/>
            <w:tabs>
              <w:tab w:val="right" w:leader="dot" w:pos="9350"/>
            </w:tabs>
            <w:rPr>
              <w:rFonts w:asciiTheme="minorHAnsi" w:eastAsiaTheme="minorEastAsia" w:hAnsiTheme="minorHAnsi"/>
              <w:noProof/>
              <w:sz w:val="22"/>
            </w:rPr>
          </w:pPr>
          <w:hyperlink w:anchor="_Toc38143565" w:history="1">
            <w:r w:rsidR="00A07882" w:rsidRPr="00DD0516">
              <w:rPr>
                <w:rStyle w:val="Hyperlink"/>
                <w:rFonts w:cs="Times New Roman"/>
                <w:b/>
                <w:i/>
                <w:noProof/>
              </w:rPr>
              <w:t>3.1.2. Giao diện trang quản trị</w:t>
            </w:r>
            <w:r w:rsidR="00A07882">
              <w:rPr>
                <w:noProof/>
                <w:webHidden/>
              </w:rPr>
              <w:tab/>
            </w:r>
            <w:r w:rsidR="00A07882">
              <w:rPr>
                <w:noProof/>
                <w:webHidden/>
              </w:rPr>
              <w:fldChar w:fldCharType="begin"/>
            </w:r>
            <w:r w:rsidR="00A07882">
              <w:rPr>
                <w:noProof/>
                <w:webHidden/>
              </w:rPr>
              <w:instrText xml:space="preserve"> PAGEREF _Toc38143565 \h </w:instrText>
            </w:r>
            <w:r w:rsidR="00A07882">
              <w:rPr>
                <w:noProof/>
                <w:webHidden/>
              </w:rPr>
            </w:r>
            <w:r w:rsidR="00A07882">
              <w:rPr>
                <w:noProof/>
                <w:webHidden/>
              </w:rPr>
              <w:fldChar w:fldCharType="separate"/>
            </w:r>
            <w:r w:rsidR="00A07882">
              <w:rPr>
                <w:noProof/>
                <w:webHidden/>
              </w:rPr>
              <w:t>30</w:t>
            </w:r>
            <w:r w:rsidR="00A07882">
              <w:rPr>
                <w:noProof/>
                <w:webHidden/>
              </w:rPr>
              <w:fldChar w:fldCharType="end"/>
            </w:r>
          </w:hyperlink>
        </w:p>
        <w:p w14:paraId="0ECCC43D" w14:textId="77777777" w:rsidR="00A07882" w:rsidRDefault="00577754">
          <w:pPr>
            <w:pStyle w:val="TOC2"/>
            <w:tabs>
              <w:tab w:val="right" w:leader="dot" w:pos="9350"/>
            </w:tabs>
            <w:rPr>
              <w:rFonts w:asciiTheme="minorHAnsi" w:eastAsiaTheme="minorEastAsia" w:hAnsiTheme="minorHAnsi"/>
              <w:noProof/>
              <w:sz w:val="22"/>
            </w:rPr>
          </w:pPr>
          <w:hyperlink w:anchor="_Toc38143566" w:history="1">
            <w:r w:rsidR="00A07882" w:rsidRPr="00DD0516">
              <w:rPr>
                <w:rStyle w:val="Hyperlink"/>
                <w:rFonts w:cs="Times New Roman"/>
                <w:b/>
                <w:noProof/>
              </w:rPr>
              <w:t>3.2. Thiết kế cơ sở dữ liệu</w:t>
            </w:r>
            <w:r w:rsidR="00A07882">
              <w:rPr>
                <w:noProof/>
                <w:webHidden/>
              </w:rPr>
              <w:tab/>
            </w:r>
            <w:r w:rsidR="00A07882">
              <w:rPr>
                <w:noProof/>
                <w:webHidden/>
              </w:rPr>
              <w:fldChar w:fldCharType="begin"/>
            </w:r>
            <w:r w:rsidR="00A07882">
              <w:rPr>
                <w:noProof/>
                <w:webHidden/>
              </w:rPr>
              <w:instrText xml:space="preserve"> PAGEREF _Toc38143566 \h </w:instrText>
            </w:r>
            <w:r w:rsidR="00A07882">
              <w:rPr>
                <w:noProof/>
                <w:webHidden/>
              </w:rPr>
            </w:r>
            <w:r w:rsidR="00A07882">
              <w:rPr>
                <w:noProof/>
                <w:webHidden/>
              </w:rPr>
              <w:fldChar w:fldCharType="separate"/>
            </w:r>
            <w:r w:rsidR="00A07882">
              <w:rPr>
                <w:noProof/>
                <w:webHidden/>
              </w:rPr>
              <w:t>30</w:t>
            </w:r>
            <w:r w:rsidR="00A07882">
              <w:rPr>
                <w:noProof/>
                <w:webHidden/>
              </w:rPr>
              <w:fldChar w:fldCharType="end"/>
            </w:r>
          </w:hyperlink>
        </w:p>
        <w:p w14:paraId="60910112" w14:textId="77777777" w:rsidR="00A07882" w:rsidRDefault="00577754" w:rsidP="00A07882">
          <w:pPr>
            <w:pStyle w:val="TOC3"/>
            <w:tabs>
              <w:tab w:val="right" w:leader="dot" w:pos="9350"/>
            </w:tabs>
            <w:rPr>
              <w:rFonts w:asciiTheme="minorHAnsi" w:eastAsiaTheme="minorEastAsia" w:hAnsiTheme="minorHAnsi"/>
              <w:noProof/>
              <w:sz w:val="22"/>
            </w:rPr>
          </w:pPr>
          <w:hyperlink w:anchor="_Toc38143567" w:history="1">
            <w:r w:rsidR="00A07882" w:rsidRPr="00DD0516">
              <w:rPr>
                <w:rStyle w:val="Hyperlink"/>
                <w:rFonts w:cs="Times New Roman"/>
                <w:b/>
                <w:i/>
                <w:noProof/>
              </w:rPr>
              <w:t>3.2.1. Mức khái niệm</w:t>
            </w:r>
            <w:r w:rsidR="00A07882">
              <w:rPr>
                <w:noProof/>
                <w:webHidden/>
              </w:rPr>
              <w:tab/>
            </w:r>
            <w:r w:rsidR="00A07882">
              <w:rPr>
                <w:noProof/>
                <w:webHidden/>
              </w:rPr>
              <w:fldChar w:fldCharType="begin"/>
            </w:r>
            <w:r w:rsidR="00A07882">
              <w:rPr>
                <w:noProof/>
                <w:webHidden/>
              </w:rPr>
              <w:instrText xml:space="preserve"> PAGEREF _Toc38143567 \h </w:instrText>
            </w:r>
            <w:r w:rsidR="00A07882">
              <w:rPr>
                <w:noProof/>
                <w:webHidden/>
              </w:rPr>
            </w:r>
            <w:r w:rsidR="00A07882">
              <w:rPr>
                <w:noProof/>
                <w:webHidden/>
              </w:rPr>
              <w:fldChar w:fldCharType="separate"/>
            </w:r>
            <w:r w:rsidR="00A07882">
              <w:rPr>
                <w:noProof/>
                <w:webHidden/>
              </w:rPr>
              <w:t>30</w:t>
            </w:r>
            <w:r w:rsidR="00A07882">
              <w:rPr>
                <w:noProof/>
                <w:webHidden/>
              </w:rPr>
              <w:fldChar w:fldCharType="end"/>
            </w:r>
          </w:hyperlink>
        </w:p>
        <w:p w14:paraId="35E2F01F" w14:textId="77777777" w:rsidR="00A07882" w:rsidRDefault="00577754">
          <w:pPr>
            <w:pStyle w:val="TOC3"/>
            <w:tabs>
              <w:tab w:val="right" w:leader="dot" w:pos="9350"/>
            </w:tabs>
            <w:rPr>
              <w:rFonts w:asciiTheme="minorHAnsi" w:eastAsiaTheme="minorEastAsia" w:hAnsiTheme="minorHAnsi"/>
              <w:noProof/>
              <w:sz w:val="22"/>
            </w:rPr>
          </w:pPr>
          <w:hyperlink w:anchor="_Toc38143569" w:history="1">
            <w:r w:rsidR="00A07882" w:rsidRPr="00DD0516">
              <w:rPr>
                <w:rStyle w:val="Hyperlink"/>
                <w:rFonts w:cs="Times New Roman"/>
                <w:b/>
                <w:i/>
                <w:noProof/>
              </w:rPr>
              <w:t>3.2.2. Mức logic</w:t>
            </w:r>
            <w:r w:rsidR="00A07882">
              <w:rPr>
                <w:noProof/>
                <w:webHidden/>
              </w:rPr>
              <w:tab/>
            </w:r>
            <w:r w:rsidR="00A07882">
              <w:rPr>
                <w:noProof/>
                <w:webHidden/>
              </w:rPr>
              <w:fldChar w:fldCharType="begin"/>
            </w:r>
            <w:r w:rsidR="00A07882">
              <w:rPr>
                <w:noProof/>
                <w:webHidden/>
              </w:rPr>
              <w:instrText xml:space="preserve"> PAGEREF _Toc38143569 \h </w:instrText>
            </w:r>
            <w:r w:rsidR="00A07882">
              <w:rPr>
                <w:noProof/>
                <w:webHidden/>
              </w:rPr>
            </w:r>
            <w:r w:rsidR="00A07882">
              <w:rPr>
                <w:noProof/>
                <w:webHidden/>
              </w:rPr>
              <w:fldChar w:fldCharType="separate"/>
            </w:r>
            <w:r w:rsidR="00A07882">
              <w:rPr>
                <w:noProof/>
                <w:webHidden/>
              </w:rPr>
              <w:t>33</w:t>
            </w:r>
            <w:r w:rsidR="00A07882">
              <w:rPr>
                <w:noProof/>
                <w:webHidden/>
              </w:rPr>
              <w:fldChar w:fldCharType="end"/>
            </w:r>
          </w:hyperlink>
        </w:p>
        <w:p w14:paraId="5E22B445" w14:textId="77777777" w:rsidR="00A07882" w:rsidRDefault="00A07882">
          <w:r>
            <w:rPr>
              <w:b/>
              <w:bCs/>
              <w:noProof/>
            </w:rPr>
            <w:fldChar w:fldCharType="end"/>
          </w:r>
        </w:p>
      </w:sdtContent>
    </w:sdt>
    <w:p w14:paraId="746AA131" w14:textId="77777777" w:rsidR="00477CA4" w:rsidRPr="00824672" w:rsidRDefault="00477CA4" w:rsidP="00A07882">
      <w:pPr>
        <w:rPr>
          <w:lang w:val="vi-VN"/>
        </w:rPr>
      </w:pPr>
    </w:p>
    <w:p w14:paraId="39B6C4BF" w14:textId="77777777" w:rsidR="00477CA4" w:rsidRPr="00824672" w:rsidRDefault="00477CA4" w:rsidP="00477CA4">
      <w:pPr>
        <w:ind w:left="1418"/>
        <w:rPr>
          <w:lang w:val="vi-VN"/>
        </w:rPr>
      </w:pPr>
    </w:p>
    <w:p w14:paraId="33A69540" w14:textId="77777777" w:rsidR="00477CA4" w:rsidRPr="00824672" w:rsidRDefault="00477CA4" w:rsidP="00477CA4">
      <w:pPr>
        <w:ind w:left="1418"/>
        <w:rPr>
          <w:lang w:val="vi-VN"/>
        </w:rPr>
      </w:pPr>
    </w:p>
    <w:p w14:paraId="18B88521" w14:textId="77777777" w:rsidR="00477CA4" w:rsidRPr="00824672" w:rsidRDefault="00477CA4" w:rsidP="00477CA4">
      <w:pPr>
        <w:ind w:left="1418"/>
        <w:rPr>
          <w:lang w:val="vi-VN"/>
        </w:rPr>
      </w:pPr>
    </w:p>
    <w:p w14:paraId="79D80466" w14:textId="77777777" w:rsidR="00477CA4" w:rsidRPr="00824672" w:rsidRDefault="00477CA4" w:rsidP="00477CA4">
      <w:pPr>
        <w:ind w:left="1418"/>
        <w:rPr>
          <w:lang w:val="vi-VN"/>
        </w:rPr>
      </w:pPr>
    </w:p>
    <w:p w14:paraId="6F2DACD8" w14:textId="77777777" w:rsidR="00477CA4" w:rsidRPr="00824672" w:rsidRDefault="00477CA4" w:rsidP="00477CA4">
      <w:pPr>
        <w:ind w:left="1418"/>
        <w:rPr>
          <w:lang w:val="vi-VN"/>
        </w:rPr>
      </w:pPr>
    </w:p>
    <w:p w14:paraId="464CDAF9" w14:textId="77777777" w:rsidR="00477CA4" w:rsidRPr="00824672" w:rsidRDefault="00477CA4" w:rsidP="00477CA4">
      <w:pPr>
        <w:ind w:left="1418"/>
        <w:rPr>
          <w:lang w:val="vi-VN"/>
        </w:rPr>
      </w:pPr>
    </w:p>
    <w:p w14:paraId="0D7949B8" w14:textId="77777777" w:rsidR="00477CA4" w:rsidRPr="00824672" w:rsidRDefault="00477CA4" w:rsidP="00477CA4">
      <w:pPr>
        <w:ind w:left="1418"/>
        <w:rPr>
          <w:lang w:val="vi-VN"/>
        </w:rPr>
      </w:pPr>
    </w:p>
    <w:p w14:paraId="010DC15C" w14:textId="77777777" w:rsidR="00477CA4" w:rsidRPr="00824672" w:rsidRDefault="00477CA4" w:rsidP="00477CA4">
      <w:pPr>
        <w:ind w:left="1418"/>
        <w:rPr>
          <w:lang w:val="vi-VN"/>
        </w:rPr>
      </w:pPr>
    </w:p>
    <w:p w14:paraId="07BF8BAA" w14:textId="77777777" w:rsidR="00477CA4" w:rsidRDefault="00477CA4" w:rsidP="00477CA4">
      <w:pPr>
        <w:ind w:left="1418"/>
      </w:pPr>
    </w:p>
    <w:p w14:paraId="5A5DB6CC" w14:textId="77777777" w:rsidR="00D72D7D" w:rsidRDefault="00D72D7D" w:rsidP="00477CA4">
      <w:pPr>
        <w:ind w:left="1418"/>
      </w:pPr>
    </w:p>
    <w:p w14:paraId="583AA4BC" w14:textId="77777777" w:rsidR="002F4D1E" w:rsidRDefault="002F4D1E" w:rsidP="00D72D7D">
      <w:pPr>
        <w:spacing w:after="120"/>
        <w:ind w:left="709"/>
        <w:jc w:val="center"/>
        <w:rPr>
          <w:b/>
          <w:sz w:val="32"/>
          <w:szCs w:val="32"/>
        </w:rPr>
        <w:sectPr w:rsidR="002F4D1E" w:rsidSect="005E623E">
          <w:footerReference w:type="default" r:id="rId10"/>
          <w:pgSz w:w="12240" w:h="15840"/>
          <w:pgMar w:top="1440" w:right="1440" w:bottom="1440" w:left="1440" w:header="720" w:footer="720" w:gutter="0"/>
          <w:pgNumType w:fmt="lowerRoman" w:start="1"/>
          <w:cols w:space="720"/>
          <w:docGrid w:linePitch="360"/>
        </w:sectPr>
      </w:pPr>
    </w:p>
    <w:p w14:paraId="5CCEA2C0" w14:textId="77777777" w:rsidR="00D72D7D" w:rsidRPr="00A07882" w:rsidRDefault="00D72D7D" w:rsidP="00A07882">
      <w:pPr>
        <w:pStyle w:val="Heading1"/>
        <w:rPr>
          <w:rFonts w:ascii="Times New Roman" w:hAnsi="Times New Roman"/>
          <w:sz w:val="32"/>
          <w:szCs w:val="32"/>
        </w:rPr>
      </w:pPr>
      <w:bookmarkStart w:id="4" w:name="_Toc38143535"/>
      <w:r w:rsidRPr="00A07882">
        <w:rPr>
          <w:rFonts w:ascii="Times New Roman" w:hAnsi="Times New Roman"/>
          <w:sz w:val="32"/>
          <w:szCs w:val="32"/>
        </w:rPr>
        <w:lastRenderedPageBreak/>
        <w:t>DANH MỤC CÁC CHỮ VIẾT TẮT</w:t>
      </w:r>
      <w:bookmarkEnd w:id="4"/>
    </w:p>
    <w:p w14:paraId="7E469383" w14:textId="77777777" w:rsidR="00D72D7D" w:rsidRDefault="00D72D7D" w:rsidP="00D72D7D">
      <w:pPr>
        <w:spacing w:after="120"/>
        <w:ind w:left="709"/>
      </w:pPr>
    </w:p>
    <w:tbl>
      <w:tblPr>
        <w:tblStyle w:val="TableGrid"/>
        <w:tblW w:w="0" w:type="auto"/>
        <w:tblLook w:val="04A0" w:firstRow="1" w:lastRow="0" w:firstColumn="1" w:lastColumn="0" w:noHBand="0" w:noVBand="1"/>
      </w:tblPr>
      <w:tblGrid>
        <w:gridCol w:w="846"/>
        <w:gridCol w:w="2977"/>
        <w:gridCol w:w="5527"/>
      </w:tblGrid>
      <w:tr w:rsidR="00A07882" w:rsidRPr="00A07882" w14:paraId="2E8F4985" w14:textId="77777777" w:rsidTr="00BC5D4D">
        <w:tc>
          <w:tcPr>
            <w:tcW w:w="846" w:type="dxa"/>
            <w:shd w:val="clear" w:color="auto" w:fill="FFFFFF" w:themeFill="background1"/>
            <w:vAlign w:val="center"/>
          </w:tcPr>
          <w:p w14:paraId="7495FAC7" w14:textId="77777777" w:rsidR="00A07882" w:rsidRPr="00A07882" w:rsidRDefault="00A07882" w:rsidP="00A07882">
            <w:pPr>
              <w:spacing w:after="120"/>
              <w:jc w:val="center"/>
              <w:rPr>
                <w:b/>
              </w:rPr>
            </w:pPr>
            <w:r w:rsidRPr="00A07882">
              <w:rPr>
                <w:b/>
              </w:rPr>
              <w:t>STT</w:t>
            </w:r>
          </w:p>
        </w:tc>
        <w:tc>
          <w:tcPr>
            <w:tcW w:w="2977" w:type="dxa"/>
            <w:shd w:val="clear" w:color="auto" w:fill="FFFFFF" w:themeFill="background1"/>
            <w:vAlign w:val="center"/>
          </w:tcPr>
          <w:p w14:paraId="38C29D9A" w14:textId="77777777" w:rsidR="00A07882" w:rsidRPr="00A07882" w:rsidRDefault="00A07882" w:rsidP="00A07882">
            <w:pPr>
              <w:spacing w:after="120"/>
              <w:jc w:val="center"/>
              <w:rPr>
                <w:b/>
              </w:rPr>
            </w:pPr>
            <w:r w:rsidRPr="00A07882">
              <w:rPr>
                <w:b/>
              </w:rPr>
              <w:t>Chữ viết tắt</w:t>
            </w:r>
          </w:p>
        </w:tc>
        <w:tc>
          <w:tcPr>
            <w:tcW w:w="5527" w:type="dxa"/>
            <w:shd w:val="clear" w:color="auto" w:fill="FFFFFF" w:themeFill="background1"/>
            <w:vAlign w:val="center"/>
          </w:tcPr>
          <w:p w14:paraId="1D24F9C9" w14:textId="77777777" w:rsidR="00A07882" w:rsidRPr="00A07882" w:rsidRDefault="00A07882" w:rsidP="00A07882">
            <w:pPr>
              <w:spacing w:after="120"/>
              <w:jc w:val="center"/>
              <w:rPr>
                <w:b/>
              </w:rPr>
            </w:pPr>
            <w:r w:rsidRPr="00A07882">
              <w:rPr>
                <w:b/>
              </w:rPr>
              <w:t>Ý nghĩa</w:t>
            </w:r>
          </w:p>
        </w:tc>
      </w:tr>
      <w:tr w:rsidR="00A07882" w14:paraId="13687D59" w14:textId="77777777" w:rsidTr="00A07882">
        <w:tc>
          <w:tcPr>
            <w:tcW w:w="846" w:type="dxa"/>
            <w:vAlign w:val="center"/>
          </w:tcPr>
          <w:p w14:paraId="4A044151" w14:textId="77777777" w:rsidR="00A07882" w:rsidRDefault="00A07882" w:rsidP="00A07882">
            <w:pPr>
              <w:spacing w:after="120"/>
              <w:jc w:val="center"/>
            </w:pPr>
          </w:p>
        </w:tc>
        <w:tc>
          <w:tcPr>
            <w:tcW w:w="2977" w:type="dxa"/>
            <w:vAlign w:val="center"/>
          </w:tcPr>
          <w:p w14:paraId="204A9DA4" w14:textId="77777777" w:rsidR="00A07882" w:rsidRDefault="00BC5D4D" w:rsidP="00A07882">
            <w:pPr>
              <w:spacing w:after="120"/>
              <w:jc w:val="left"/>
            </w:pPr>
            <w:r>
              <w:t>CLB</w:t>
            </w:r>
          </w:p>
        </w:tc>
        <w:tc>
          <w:tcPr>
            <w:tcW w:w="5527" w:type="dxa"/>
            <w:vAlign w:val="center"/>
          </w:tcPr>
          <w:p w14:paraId="698E4E8E" w14:textId="77777777" w:rsidR="00A07882" w:rsidRDefault="00BC5D4D" w:rsidP="00A07882">
            <w:pPr>
              <w:spacing w:after="120"/>
              <w:jc w:val="left"/>
            </w:pPr>
            <w:r>
              <w:t>Câu lạc bộ</w:t>
            </w:r>
          </w:p>
        </w:tc>
      </w:tr>
      <w:tr w:rsidR="00B42907" w14:paraId="686D1FE9" w14:textId="77777777" w:rsidTr="00A07882">
        <w:tc>
          <w:tcPr>
            <w:tcW w:w="846" w:type="dxa"/>
            <w:vAlign w:val="center"/>
          </w:tcPr>
          <w:p w14:paraId="2A9D780E" w14:textId="77777777" w:rsidR="00B42907" w:rsidRDefault="00B42907" w:rsidP="00A07882">
            <w:pPr>
              <w:spacing w:after="120"/>
              <w:jc w:val="center"/>
            </w:pPr>
          </w:p>
        </w:tc>
        <w:tc>
          <w:tcPr>
            <w:tcW w:w="2977" w:type="dxa"/>
            <w:vAlign w:val="center"/>
          </w:tcPr>
          <w:p w14:paraId="761377D1" w14:textId="77777777" w:rsidR="00B42907" w:rsidRDefault="00B42907" w:rsidP="00A07882">
            <w:pPr>
              <w:spacing w:after="120"/>
              <w:jc w:val="left"/>
            </w:pPr>
            <w:r>
              <w:t>CMCN</w:t>
            </w:r>
          </w:p>
        </w:tc>
        <w:tc>
          <w:tcPr>
            <w:tcW w:w="5527" w:type="dxa"/>
            <w:vAlign w:val="center"/>
          </w:tcPr>
          <w:p w14:paraId="63E878BF" w14:textId="77777777" w:rsidR="00B42907" w:rsidRDefault="00B42907" w:rsidP="00A07882">
            <w:pPr>
              <w:spacing w:after="120"/>
              <w:jc w:val="left"/>
            </w:pPr>
            <w:r>
              <w:t>Cách mạng công nghiệp</w:t>
            </w:r>
          </w:p>
        </w:tc>
      </w:tr>
      <w:tr w:rsidR="00BC5D4D" w14:paraId="0AB29960" w14:textId="77777777" w:rsidTr="00A07882">
        <w:tc>
          <w:tcPr>
            <w:tcW w:w="846" w:type="dxa"/>
            <w:vAlign w:val="center"/>
          </w:tcPr>
          <w:p w14:paraId="3D6E1665" w14:textId="77777777" w:rsidR="00BC5D4D" w:rsidRDefault="00BC5D4D" w:rsidP="00A07882">
            <w:pPr>
              <w:spacing w:after="120"/>
              <w:jc w:val="center"/>
            </w:pPr>
          </w:p>
        </w:tc>
        <w:tc>
          <w:tcPr>
            <w:tcW w:w="2977" w:type="dxa"/>
            <w:vAlign w:val="center"/>
          </w:tcPr>
          <w:p w14:paraId="435DF7FC" w14:textId="77777777" w:rsidR="00BC5D4D" w:rsidRDefault="00BC5D4D" w:rsidP="00A07882">
            <w:pPr>
              <w:spacing w:after="120"/>
              <w:jc w:val="left"/>
            </w:pPr>
            <w:r>
              <w:t>HVNH</w:t>
            </w:r>
          </w:p>
        </w:tc>
        <w:tc>
          <w:tcPr>
            <w:tcW w:w="5527" w:type="dxa"/>
            <w:vAlign w:val="center"/>
          </w:tcPr>
          <w:p w14:paraId="06FF497B" w14:textId="77777777" w:rsidR="00BC5D4D" w:rsidRDefault="00BC5D4D" w:rsidP="00A07882">
            <w:pPr>
              <w:spacing w:after="120"/>
              <w:jc w:val="left"/>
            </w:pPr>
            <w:r>
              <w:t>Học viện Ngân Hàng</w:t>
            </w:r>
          </w:p>
        </w:tc>
      </w:tr>
      <w:tr w:rsidR="00A07882" w14:paraId="4B7585BD" w14:textId="77777777" w:rsidTr="00A07882">
        <w:tc>
          <w:tcPr>
            <w:tcW w:w="846" w:type="dxa"/>
            <w:vAlign w:val="center"/>
          </w:tcPr>
          <w:p w14:paraId="00B2B95E" w14:textId="77777777" w:rsidR="00A07882" w:rsidRDefault="00A07882" w:rsidP="00A07882">
            <w:pPr>
              <w:spacing w:after="120"/>
              <w:jc w:val="center"/>
            </w:pPr>
          </w:p>
        </w:tc>
        <w:tc>
          <w:tcPr>
            <w:tcW w:w="2977" w:type="dxa"/>
            <w:vAlign w:val="center"/>
          </w:tcPr>
          <w:p w14:paraId="637DF52E" w14:textId="77777777" w:rsidR="00A07882" w:rsidRDefault="00BC5D4D" w:rsidP="00A07882">
            <w:pPr>
              <w:spacing w:after="120"/>
              <w:jc w:val="left"/>
            </w:pPr>
            <w:r>
              <w:t>HĐTN</w:t>
            </w:r>
          </w:p>
        </w:tc>
        <w:tc>
          <w:tcPr>
            <w:tcW w:w="5527" w:type="dxa"/>
            <w:vAlign w:val="center"/>
          </w:tcPr>
          <w:p w14:paraId="7233E217" w14:textId="77777777" w:rsidR="00A07882" w:rsidRDefault="00BC5D4D" w:rsidP="00A07882">
            <w:pPr>
              <w:spacing w:after="120"/>
              <w:jc w:val="left"/>
            </w:pPr>
            <w:r>
              <w:t>Hoạt động thiện nguyện</w:t>
            </w:r>
          </w:p>
        </w:tc>
      </w:tr>
      <w:tr w:rsidR="00CE32A3" w14:paraId="6D12C99B" w14:textId="77777777" w:rsidTr="00A07882">
        <w:tc>
          <w:tcPr>
            <w:tcW w:w="846" w:type="dxa"/>
            <w:vAlign w:val="center"/>
          </w:tcPr>
          <w:p w14:paraId="76988763" w14:textId="77777777" w:rsidR="00CE32A3" w:rsidRDefault="00CE32A3" w:rsidP="00A07882">
            <w:pPr>
              <w:spacing w:after="120"/>
              <w:jc w:val="center"/>
            </w:pPr>
          </w:p>
        </w:tc>
        <w:tc>
          <w:tcPr>
            <w:tcW w:w="2977" w:type="dxa"/>
            <w:vAlign w:val="center"/>
          </w:tcPr>
          <w:p w14:paraId="548ED81A" w14:textId="77777777" w:rsidR="00CE32A3" w:rsidRDefault="00CE32A3" w:rsidP="00CE32A3">
            <w:pPr>
              <w:spacing w:after="120"/>
              <w:jc w:val="left"/>
            </w:pPr>
            <w:r>
              <w:t>SĐT</w:t>
            </w:r>
          </w:p>
        </w:tc>
        <w:tc>
          <w:tcPr>
            <w:tcW w:w="5527" w:type="dxa"/>
            <w:vAlign w:val="center"/>
          </w:tcPr>
          <w:p w14:paraId="07053018" w14:textId="77777777" w:rsidR="00CE32A3" w:rsidRDefault="00CE32A3" w:rsidP="00A07882">
            <w:pPr>
              <w:spacing w:after="120"/>
              <w:jc w:val="left"/>
            </w:pPr>
            <w:r>
              <w:t>Số điện thoại</w:t>
            </w:r>
          </w:p>
        </w:tc>
      </w:tr>
      <w:tr w:rsidR="00CE32A3" w14:paraId="16551276" w14:textId="77777777" w:rsidTr="00A07882">
        <w:tc>
          <w:tcPr>
            <w:tcW w:w="846" w:type="dxa"/>
            <w:vAlign w:val="center"/>
          </w:tcPr>
          <w:p w14:paraId="04CD24B1" w14:textId="77777777" w:rsidR="00CE32A3" w:rsidRDefault="00CE32A3" w:rsidP="00A07882">
            <w:pPr>
              <w:spacing w:after="120"/>
              <w:jc w:val="center"/>
            </w:pPr>
          </w:p>
        </w:tc>
        <w:tc>
          <w:tcPr>
            <w:tcW w:w="2977" w:type="dxa"/>
            <w:vAlign w:val="center"/>
          </w:tcPr>
          <w:p w14:paraId="4D0544A3" w14:textId="77777777" w:rsidR="00CE32A3" w:rsidRDefault="00CE32A3" w:rsidP="00CE32A3">
            <w:pPr>
              <w:spacing w:after="120"/>
              <w:jc w:val="left"/>
            </w:pPr>
            <w:r>
              <w:t>TG</w:t>
            </w:r>
          </w:p>
        </w:tc>
        <w:tc>
          <w:tcPr>
            <w:tcW w:w="5527" w:type="dxa"/>
            <w:vAlign w:val="center"/>
          </w:tcPr>
          <w:p w14:paraId="5E26ECBE" w14:textId="77777777" w:rsidR="00CE32A3" w:rsidRDefault="00CE32A3" w:rsidP="00A07882">
            <w:pPr>
              <w:spacing w:after="120"/>
              <w:jc w:val="left"/>
            </w:pPr>
            <w:r>
              <w:t>Thời gian</w:t>
            </w:r>
          </w:p>
        </w:tc>
      </w:tr>
      <w:tr w:rsidR="00A07882" w14:paraId="5508BDD6" w14:textId="77777777" w:rsidTr="00A07882">
        <w:tc>
          <w:tcPr>
            <w:tcW w:w="846" w:type="dxa"/>
            <w:vAlign w:val="center"/>
          </w:tcPr>
          <w:p w14:paraId="58B1FFC0" w14:textId="77777777" w:rsidR="00A07882" w:rsidRDefault="00A07882" w:rsidP="00A07882">
            <w:pPr>
              <w:spacing w:after="120"/>
              <w:jc w:val="center"/>
            </w:pPr>
          </w:p>
        </w:tc>
        <w:tc>
          <w:tcPr>
            <w:tcW w:w="2977" w:type="dxa"/>
            <w:vAlign w:val="center"/>
          </w:tcPr>
          <w:p w14:paraId="3FAD3C25" w14:textId="77777777" w:rsidR="00A07882" w:rsidRDefault="00BC5D4D" w:rsidP="00A07882">
            <w:pPr>
              <w:spacing w:after="120"/>
              <w:jc w:val="left"/>
            </w:pPr>
            <w:r>
              <w:t>TTĐT</w:t>
            </w:r>
          </w:p>
        </w:tc>
        <w:tc>
          <w:tcPr>
            <w:tcW w:w="5527" w:type="dxa"/>
            <w:vAlign w:val="center"/>
          </w:tcPr>
          <w:p w14:paraId="73E937A6" w14:textId="77777777" w:rsidR="00A07882" w:rsidRDefault="00BC5D4D" w:rsidP="00A07882">
            <w:pPr>
              <w:spacing w:after="120"/>
              <w:jc w:val="left"/>
            </w:pPr>
            <w:r>
              <w:t>Thông tin điện tử</w:t>
            </w:r>
          </w:p>
        </w:tc>
      </w:tr>
      <w:tr w:rsidR="00A07882" w14:paraId="409FFBE9" w14:textId="77777777" w:rsidTr="00A07882">
        <w:tc>
          <w:tcPr>
            <w:tcW w:w="846" w:type="dxa"/>
            <w:vAlign w:val="center"/>
          </w:tcPr>
          <w:p w14:paraId="4B678F30" w14:textId="77777777" w:rsidR="00A07882" w:rsidRDefault="00A07882" w:rsidP="00A07882">
            <w:pPr>
              <w:spacing w:after="120"/>
              <w:jc w:val="center"/>
            </w:pPr>
          </w:p>
        </w:tc>
        <w:tc>
          <w:tcPr>
            <w:tcW w:w="2977" w:type="dxa"/>
            <w:vAlign w:val="center"/>
          </w:tcPr>
          <w:p w14:paraId="5EECF31C" w14:textId="77777777" w:rsidR="00A07882" w:rsidRDefault="00A07882" w:rsidP="00A07882">
            <w:pPr>
              <w:spacing w:after="120"/>
              <w:jc w:val="left"/>
            </w:pPr>
          </w:p>
        </w:tc>
        <w:tc>
          <w:tcPr>
            <w:tcW w:w="5527" w:type="dxa"/>
            <w:vAlign w:val="center"/>
          </w:tcPr>
          <w:p w14:paraId="43376EBC" w14:textId="77777777" w:rsidR="00A07882" w:rsidRDefault="00A07882" w:rsidP="00A07882">
            <w:pPr>
              <w:spacing w:after="120"/>
              <w:jc w:val="left"/>
            </w:pPr>
          </w:p>
        </w:tc>
      </w:tr>
      <w:tr w:rsidR="00A07882" w14:paraId="0B60B62B" w14:textId="77777777" w:rsidTr="00A07882">
        <w:tc>
          <w:tcPr>
            <w:tcW w:w="846" w:type="dxa"/>
            <w:vAlign w:val="center"/>
          </w:tcPr>
          <w:p w14:paraId="548FFCC6" w14:textId="77777777" w:rsidR="00A07882" w:rsidRDefault="00A07882" w:rsidP="00A07882">
            <w:pPr>
              <w:spacing w:after="120"/>
              <w:jc w:val="center"/>
            </w:pPr>
          </w:p>
        </w:tc>
        <w:tc>
          <w:tcPr>
            <w:tcW w:w="2977" w:type="dxa"/>
            <w:vAlign w:val="center"/>
          </w:tcPr>
          <w:p w14:paraId="32E11DAF" w14:textId="77777777" w:rsidR="00A07882" w:rsidRDefault="00A07882" w:rsidP="00A07882">
            <w:pPr>
              <w:spacing w:after="120"/>
              <w:jc w:val="left"/>
            </w:pPr>
          </w:p>
        </w:tc>
        <w:tc>
          <w:tcPr>
            <w:tcW w:w="5527" w:type="dxa"/>
            <w:vAlign w:val="center"/>
          </w:tcPr>
          <w:p w14:paraId="013C8FAE" w14:textId="77777777" w:rsidR="00A07882" w:rsidRDefault="00A07882" w:rsidP="00A07882">
            <w:pPr>
              <w:spacing w:after="120"/>
              <w:jc w:val="left"/>
            </w:pPr>
          </w:p>
        </w:tc>
      </w:tr>
      <w:tr w:rsidR="00A07882" w14:paraId="4AB2AB4C" w14:textId="77777777" w:rsidTr="00A07882">
        <w:tc>
          <w:tcPr>
            <w:tcW w:w="846" w:type="dxa"/>
            <w:vAlign w:val="center"/>
          </w:tcPr>
          <w:p w14:paraId="18394CB1" w14:textId="77777777" w:rsidR="00A07882" w:rsidRDefault="00A07882" w:rsidP="00A07882">
            <w:pPr>
              <w:spacing w:after="120"/>
              <w:jc w:val="center"/>
            </w:pPr>
          </w:p>
        </w:tc>
        <w:tc>
          <w:tcPr>
            <w:tcW w:w="2977" w:type="dxa"/>
            <w:vAlign w:val="center"/>
          </w:tcPr>
          <w:p w14:paraId="693FE2B3" w14:textId="77777777" w:rsidR="00A07882" w:rsidRDefault="00A07882" w:rsidP="00A07882">
            <w:pPr>
              <w:spacing w:after="120"/>
              <w:jc w:val="left"/>
            </w:pPr>
          </w:p>
        </w:tc>
        <w:tc>
          <w:tcPr>
            <w:tcW w:w="5527" w:type="dxa"/>
            <w:vAlign w:val="center"/>
          </w:tcPr>
          <w:p w14:paraId="52E8DEA8" w14:textId="77777777" w:rsidR="00A07882" w:rsidRDefault="00A07882" w:rsidP="00A07882">
            <w:pPr>
              <w:spacing w:after="120"/>
              <w:jc w:val="left"/>
            </w:pPr>
          </w:p>
        </w:tc>
      </w:tr>
    </w:tbl>
    <w:p w14:paraId="43625B66" w14:textId="77777777" w:rsidR="00D72D7D" w:rsidRDefault="00D72D7D" w:rsidP="00A07882">
      <w:pPr>
        <w:spacing w:after="120"/>
      </w:pPr>
    </w:p>
    <w:p w14:paraId="2F593B43" w14:textId="77777777" w:rsidR="00D72D7D" w:rsidRDefault="00D72D7D" w:rsidP="00D72D7D">
      <w:pPr>
        <w:spacing w:after="120"/>
        <w:ind w:left="709"/>
      </w:pPr>
    </w:p>
    <w:p w14:paraId="0D433FB3" w14:textId="77777777" w:rsidR="00D72D7D" w:rsidRDefault="00D72D7D" w:rsidP="00D72D7D">
      <w:pPr>
        <w:spacing w:after="120"/>
        <w:ind w:left="709"/>
      </w:pPr>
    </w:p>
    <w:p w14:paraId="67EF7F01" w14:textId="77777777" w:rsidR="00E52A43" w:rsidRDefault="00E52A43" w:rsidP="00D72D7D">
      <w:pPr>
        <w:spacing w:after="120"/>
        <w:ind w:left="709"/>
        <w:jc w:val="center"/>
        <w:rPr>
          <w:b/>
          <w:sz w:val="32"/>
          <w:szCs w:val="32"/>
        </w:rPr>
        <w:sectPr w:rsidR="00E52A43" w:rsidSect="005E623E">
          <w:pgSz w:w="12240" w:h="15840"/>
          <w:pgMar w:top="1440" w:right="1440" w:bottom="1440" w:left="1440" w:header="720" w:footer="720" w:gutter="0"/>
          <w:pgNumType w:fmt="lowerRoman" w:start="2"/>
          <w:cols w:space="720"/>
          <w:docGrid w:linePitch="360"/>
        </w:sectPr>
      </w:pPr>
    </w:p>
    <w:p w14:paraId="69E8466B" w14:textId="77777777" w:rsidR="00D72D7D" w:rsidRPr="00A07882" w:rsidRDefault="00D72D7D" w:rsidP="00436A34">
      <w:pPr>
        <w:pStyle w:val="Heading1"/>
        <w:spacing w:after="240"/>
        <w:rPr>
          <w:rFonts w:ascii="Times New Roman" w:hAnsi="Times New Roman"/>
        </w:rPr>
      </w:pPr>
      <w:bookmarkStart w:id="5" w:name="_Toc38143536"/>
      <w:r w:rsidRPr="00A07882">
        <w:rPr>
          <w:rFonts w:ascii="Times New Roman" w:hAnsi="Times New Roman"/>
          <w:sz w:val="32"/>
          <w:szCs w:val="32"/>
        </w:rPr>
        <w:lastRenderedPageBreak/>
        <w:t>DANH MỤC BẢNG BIỂU</w:t>
      </w:r>
      <w:bookmarkEnd w:id="5"/>
    </w:p>
    <w:p w14:paraId="0EE256C8" w14:textId="77777777" w:rsidR="00243E38" w:rsidRDefault="00243E38">
      <w:pPr>
        <w:pStyle w:val="TableofFigures"/>
        <w:tabs>
          <w:tab w:val="right" w:leader="dot" w:pos="9350"/>
        </w:tabs>
        <w:rPr>
          <w:rFonts w:asciiTheme="minorHAnsi" w:eastAsiaTheme="minorEastAsia" w:hAnsiTheme="minorHAnsi"/>
          <w:noProof/>
          <w:sz w:val="22"/>
        </w:rPr>
      </w:pPr>
      <w:r>
        <w:fldChar w:fldCharType="begin"/>
      </w:r>
      <w:r>
        <w:instrText xml:space="preserve"> TOC \h \z \c "Bảng" </w:instrText>
      </w:r>
      <w:r>
        <w:fldChar w:fldCharType="separate"/>
      </w:r>
      <w:hyperlink w:anchor="_Toc38309970" w:history="1">
        <w:r w:rsidRPr="007B71E0">
          <w:rPr>
            <w:rStyle w:val="Hyperlink"/>
            <w:noProof/>
          </w:rPr>
          <w:t>Bảng 2.1: Các tác nhân và vai trò của họ trong hệ thống.</w:t>
        </w:r>
        <w:r>
          <w:rPr>
            <w:noProof/>
            <w:webHidden/>
          </w:rPr>
          <w:tab/>
        </w:r>
        <w:r>
          <w:rPr>
            <w:noProof/>
            <w:webHidden/>
          </w:rPr>
          <w:fldChar w:fldCharType="begin"/>
        </w:r>
        <w:r>
          <w:rPr>
            <w:noProof/>
            <w:webHidden/>
          </w:rPr>
          <w:instrText xml:space="preserve"> PAGEREF _Toc38309970 \h </w:instrText>
        </w:r>
        <w:r>
          <w:rPr>
            <w:noProof/>
            <w:webHidden/>
          </w:rPr>
        </w:r>
        <w:r>
          <w:rPr>
            <w:noProof/>
            <w:webHidden/>
          </w:rPr>
          <w:fldChar w:fldCharType="separate"/>
        </w:r>
        <w:r>
          <w:rPr>
            <w:noProof/>
            <w:webHidden/>
          </w:rPr>
          <w:t>9</w:t>
        </w:r>
        <w:r>
          <w:rPr>
            <w:noProof/>
            <w:webHidden/>
          </w:rPr>
          <w:fldChar w:fldCharType="end"/>
        </w:r>
      </w:hyperlink>
    </w:p>
    <w:p w14:paraId="1C27FD51" w14:textId="77777777" w:rsidR="00243E38" w:rsidRDefault="00577754">
      <w:pPr>
        <w:pStyle w:val="TableofFigures"/>
        <w:tabs>
          <w:tab w:val="right" w:leader="dot" w:pos="9350"/>
        </w:tabs>
        <w:rPr>
          <w:rFonts w:asciiTheme="minorHAnsi" w:eastAsiaTheme="minorEastAsia" w:hAnsiTheme="minorHAnsi"/>
          <w:noProof/>
          <w:sz w:val="22"/>
        </w:rPr>
      </w:pPr>
      <w:hyperlink w:anchor="_Toc38309971" w:history="1">
        <w:r w:rsidR="00243E38" w:rsidRPr="007B71E0">
          <w:rPr>
            <w:rStyle w:val="Hyperlink"/>
            <w:noProof/>
          </w:rPr>
          <w:t>Bảng 2.2: Tính năng phía người dùng.</w:t>
        </w:r>
        <w:r w:rsidR="00243E38">
          <w:rPr>
            <w:noProof/>
            <w:webHidden/>
          </w:rPr>
          <w:tab/>
        </w:r>
        <w:r w:rsidR="00243E38">
          <w:rPr>
            <w:noProof/>
            <w:webHidden/>
          </w:rPr>
          <w:fldChar w:fldCharType="begin"/>
        </w:r>
        <w:r w:rsidR="00243E38">
          <w:rPr>
            <w:noProof/>
            <w:webHidden/>
          </w:rPr>
          <w:instrText xml:space="preserve"> PAGEREF _Toc38309971 \h </w:instrText>
        </w:r>
        <w:r w:rsidR="00243E38">
          <w:rPr>
            <w:noProof/>
            <w:webHidden/>
          </w:rPr>
        </w:r>
        <w:r w:rsidR="00243E38">
          <w:rPr>
            <w:noProof/>
            <w:webHidden/>
          </w:rPr>
          <w:fldChar w:fldCharType="separate"/>
        </w:r>
        <w:r w:rsidR="00243E38">
          <w:rPr>
            <w:noProof/>
            <w:webHidden/>
          </w:rPr>
          <w:t>10</w:t>
        </w:r>
        <w:r w:rsidR="00243E38">
          <w:rPr>
            <w:noProof/>
            <w:webHidden/>
          </w:rPr>
          <w:fldChar w:fldCharType="end"/>
        </w:r>
      </w:hyperlink>
    </w:p>
    <w:p w14:paraId="452DCAEA" w14:textId="77777777" w:rsidR="00243E38" w:rsidRDefault="00577754">
      <w:pPr>
        <w:pStyle w:val="TableofFigures"/>
        <w:tabs>
          <w:tab w:val="right" w:leader="dot" w:pos="9350"/>
        </w:tabs>
        <w:rPr>
          <w:rFonts w:asciiTheme="minorHAnsi" w:eastAsiaTheme="minorEastAsia" w:hAnsiTheme="minorHAnsi"/>
          <w:noProof/>
          <w:sz w:val="22"/>
        </w:rPr>
      </w:pPr>
      <w:hyperlink w:anchor="_Toc38309972" w:history="1">
        <w:r w:rsidR="00243E38" w:rsidRPr="007B71E0">
          <w:rPr>
            <w:rStyle w:val="Hyperlink"/>
            <w:noProof/>
          </w:rPr>
          <w:t>Bảng 2.3: Tính năng phía quản trị.</w:t>
        </w:r>
        <w:r w:rsidR="00243E38">
          <w:rPr>
            <w:noProof/>
            <w:webHidden/>
          </w:rPr>
          <w:tab/>
        </w:r>
        <w:r w:rsidR="00243E38">
          <w:rPr>
            <w:noProof/>
            <w:webHidden/>
          </w:rPr>
          <w:fldChar w:fldCharType="begin"/>
        </w:r>
        <w:r w:rsidR="00243E38">
          <w:rPr>
            <w:noProof/>
            <w:webHidden/>
          </w:rPr>
          <w:instrText xml:space="preserve"> PAGEREF _Toc38309972 \h </w:instrText>
        </w:r>
        <w:r w:rsidR="00243E38">
          <w:rPr>
            <w:noProof/>
            <w:webHidden/>
          </w:rPr>
        </w:r>
        <w:r w:rsidR="00243E38">
          <w:rPr>
            <w:noProof/>
            <w:webHidden/>
          </w:rPr>
          <w:fldChar w:fldCharType="separate"/>
        </w:r>
        <w:r w:rsidR="00243E38">
          <w:rPr>
            <w:noProof/>
            <w:webHidden/>
          </w:rPr>
          <w:t>12</w:t>
        </w:r>
        <w:r w:rsidR="00243E38">
          <w:rPr>
            <w:noProof/>
            <w:webHidden/>
          </w:rPr>
          <w:fldChar w:fldCharType="end"/>
        </w:r>
      </w:hyperlink>
    </w:p>
    <w:p w14:paraId="08CE5F95" w14:textId="77777777" w:rsidR="00243E38" w:rsidRDefault="00577754">
      <w:pPr>
        <w:pStyle w:val="TableofFigures"/>
        <w:tabs>
          <w:tab w:val="right" w:leader="dot" w:pos="9350"/>
        </w:tabs>
        <w:rPr>
          <w:rFonts w:asciiTheme="minorHAnsi" w:eastAsiaTheme="minorEastAsia" w:hAnsiTheme="minorHAnsi"/>
          <w:noProof/>
          <w:sz w:val="22"/>
        </w:rPr>
      </w:pPr>
      <w:hyperlink w:anchor="_Toc38309973" w:history="1">
        <w:r w:rsidR="00243E38" w:rsidRPr="007B71E0">
          <w:rPr>
            <w:rStyle w:val="Hyperlink"/>
            <w:noProof/>
          </w:rPr>
          <w:t>Bảng 2.4: Đặc tả các bước trong quy trình đăng nhập.</w:t>
        </w:r>
        <w:r w:rsidR="00243E38">
          <w:rPr>
            <w:noProof/>
            <w:webHidden/>
          </w:rPr>
          <w:tab/>
        </w:r>
        <w:r w:rsidR="00243E38">
          <w:rPr>
            <w:noProof/>
            <w:webHidden/>
          </w:rPr>
          <w:fldChar w:fldCharType="begin"/>
        </w:r>
        <w:r w:rsidR="00243E38">
          <w:rPr>
            <w:noProof/>
            <w:webHidden/>
          </w:rPr>
          <w:instrText xml:space="preserve"> PAGEREF _Toc38309973 \h </w:instrText>
        </w:r>
        <w:r w:rsidR="00243E38">
          <w:rPr>
            <w:noProof/>
            <w:webHidden/>
          </w:rPr>
        </w:r>
        <w:r w:rsidR="00243E38">
          <w:rPr>
            <w:noProof/>
            <w:webHidden/>
          </w:rPr>
          <w:fldChar w:fldCharType="separate"/>
        </w:r>
        <w:r w:rsidR="00243E38">
          <w:rPr>
            <w:noProof/>
            <w:webHidden/>
          </w:rPr>
          <w:t>19</w:t>
        </w:r>
        <w:r w:rsidR="00243E38">
          <w:rPr>
            <w:noProof/>
            <w:webHidden/>
          </w:rPr>
          <w:fldChar w:fldCharType="end"/>
        </w:r>
      </w:hyperlink>
    </w:p>
    <w:p w14:paraId="7035922B" w14:textId="77777777" w:rsidR="00243E38" w:rsidRDefault="00577754">
      <w:pPr>
        <w:pStyle w:val="TableofFigures"/>
        <w:tabs>
          <w:tab w:val="right" w:leader="dot" w:pos="9350"/>
        </w:tabs>
        <w:rPr>
          <w:rFonts w:asciiTheme="minorHAnsi" w:eastAsiaTheme="minorEastAsia" w:hAnsiTheme="minorHAnsi"/>
          <w:noProof/>
          <w:sz w:val="22"/>
        </w:rPr>
      </w:pPr>
      <w:hyperlink w:anchor="_Toc38309974" w:history="1">
        <w:r w:rsidR="00243E38" w:rsidRPr="007B71E0">
          <w:rPr>
            <w:rStyle w:val="Hyperlink"/>
            <w:noProof/>
          </w:rPr>
          <w:t>Bảng 2.5: Đặc tả các bước trong quy trình thay đổi thông tin.</w:t>
        </w:r>
        <w:r w:rsidR="00243E38">
          <w:rPr>
            <w:noProof/>
            <w:webHidden/>
          </w:rPr>
          <w:tab/>
        </w:r>
        <w:r w:rsidR="00243E38">
          <w:rPr>
            <w:noProof/>
            <w:webHidden/>
          </w:rPr>
          <w:fldChar w:fldCharType="begin"/>
        </w:r>
        <w:r w:rsidR="00243E38">
          <w:rPr>
            <w:noProof/>
            <w:webHidden/>
          </w:rPr>
          <w:instrText xml:space="preserve"> PAGEREF _Toc38309974 \h </w:instrText>
        </w:r>
        <w:r w:rsidR="00243E38">
          <w:rPr>
            <w:noProof/>
            <w:webHidden/>
          </w:rPr>
        </w:r>
        <w:r w:rsidR="00243E38">
          <w:rPr>
            <w:noProof/>
            <w:webHidden/>
          </w:rPr>
          <w:fldChar w:fldCharType="separate"/>
        </w:r>
        <w:r w:rsidR="00243E38">
          <w:rPr>
            <w:noProof/>
            <w:webHidden/>
          </w:rPr>
          <w:t>19</w:t>
        </w:r>
        <w:r w:rsidR="00243E38">
          <w:rPr>
            <w:noProof/>
            <w:webHidden/>
          </w:rPr>
          <w:fldChar w:fldCharType="end"/>
        </w:r>
      </w:hyperlink>
    </w:p>
    <w:p w14:paraId="523580EB" w14:textId="77777777" w:rsidR="00243E38" w:rsidRDefault="00577754">
      <w:pPr>
        <w:pStyle w:val="TableofFigures"/>
        <w:tabs>
          <w:tab w:val="right" w:leader="dot" w:pos="9350"/>
        </w:tabs>
        <w:rPr>
          <w:rFonts w:asciiTheme="minorHAnsi" w:eastAsiaTheme="minorEastAsia" w:hAnsiTheme="minorHAnsi"/>
          <w:noProof/>
          <w:sz w:val="22"/>
        </w:rPr>
      </w:pPr>
      <w:hyperlink w:anchor="_Toc38309975" w:history="1">
        <w:r w:rsidR="00243E38" w:rsidRPr="007B71E0">
          <w:rPr>
            <w:rStyle w:val="Hyperlink"/>
            <w:noProof/>
          </w:rPr>
          <w:t>Bảng 2.6: Đặc tả các bước trong quy trình đổi mật khẩu.</w:t>
        </w:r>
        <w:r w:rsidR="00243E38">
          <w:rPr>
            <w:noProof/>
            <w:webHidden/>
          </w:rPr>
          <w:tab/>
        </w:r>
        <w:r w:rsidR="00243E38">
          <w:rPr>
            <w:noProof/>
            <w:webHidden/>
          </w:rPr>
          <w:fldChar w:fldCharType="begin"/>
        </w:r>
        <w:r w:rsidR="00243E38">
          <w:rPr>
            <w:noProof/>
            <w:webHidden/>
          </w:rPr>
          <w:instrText xml:space="preserve"> PAGEREF _Toc38309975 \h </w:instrText>
        </w:r>
        <w:r w:rsidR="00243E38">
          <w:rPr>
            <w:noProof/>
            <w:webHidden/>
          </w:rPr>
        </w:r>
        <w:r w:rsidR="00243E38">
          <w:rPr>
            <w:noProof/>
            <w:webHidden/>
          </w:rPr>
          <w:fldChar w:fldCharType="separate"/>
        </w:r>
        <w:r w:rsidR="00243E38">
          <w:rPr>
            <w:noProof/>
            <w:webHidden/>
          </w:rPr>
          <w:t>21</w:t>
        </w:r>
        <w:r w:rsidR="00243E38">
          <w:rPr>
            <w:noProof/>
            <w:webHidden/>
          </w:rPr>
          <w:fldChar w:fldCharType="end"/>
        </w:r>
      </w:hyperlink>
    </w:p>
    <w:p w14:paraId="699F969A" w14:textId="77777777" w:rsidR="00243E38" w:rsidRDefault="00577754">
      <w:pPr>
        <w:pStyle w:val="TableofFigures"/>
        <w:tabs>
          <w:tab w:val="right" w:leader="dot" w:pos="9350"/>
        </w:tabs>
        <w:rPr>
          <w:rFonts w:asciiTheme="minorHAnsi" w:eastAsiaTheme="minorEastAsia" w:hAnsiTheme="minorHAnsi"/>
          <w:noProof/>
          <w:sz w:val="22"/>
        </w:rPr>
      </w:pPr>
      <w:hyperlink w:anchor="_Toc38309976" w:history="1">
        <w:r w:rsidR="00243E38" w:rsidRPr="007B71E0">
          <w:rPr>
            <w:rStyle w:val="Hyperlink"/>
            <w:noProof/>
          </w:rPr>
          <w:t>Bảng 2.7: Đặc tả các bước trong quy trình nạp tiền.</w:t>
        </w:r>
        <w:r w:rsidR="00243E38">
          <w:rPr>
            <w:noProof/>
            <w:webHidden/>
          </w:rPr>
          <w:tab/>
        </w:r>
        <w:r w:rsidR="00243E38">
          <w:rPr>
            <w:noProof/>
            <w:webHidden/>
          </w:rPr>
          <w:fldChar w:fldCharType="begin"/>
        </w:r>
        <w:r w:rsidR="00243E38">
          <w:rPr>
            <w:noProof/>
            <w:webHidden/>
          </w:rPr>
          <w:instrText xml:space="preserve"> PAGEREF _Toc38309976 \h </w:instrText>
        </w:r>
        <w:r w:rsidR="00243E38">
          <w:rPr>
            <w:noProof/>
            <w:webHidden/>
          </w:rPr>
        </w:r>
        <w:r w:rsidR="00243E38">
          <w:rPr>
            <w:noProof/>
            <w:webHidden/>
          </w:rPr>
          <w:fldChar w:fldCharType="separate"/>
        </w:r>
        <w:r w:rsidR="00243E38">
          <w:rPr>
            <w:noProof/>
            <w:webHidden/>
          </w:rPr>
          <w:t>22</w:t>
        </w:r>
        <w:r w:rsidR="00243E38">
          <w:rPr>
            <w:noProof/>
            <w:webHidden/>
          </w:rPr>
          <w:fldChar w:fldCharType="end"/>
        </w:r>
      </w:hyperlink>
    </w:p>
    <w:p w14:paraId="2A618CFB" w14:textId="77777777" w:rsidR="00243E38" w:rsidRDefault="00577754">
      <w:pPr>
        <w:pStyle w:val="TableofFigures"/>
        <w:tabs>
          <w:tab w:val="right" w:leader="dot" w:pos="9350"/>
        </w:tabs>
        <w:rPr>
          <w:rFonts w:asciiTheme="minorHAnsi" w:eastAsiaTheme="minorEastAsia" w:hAnsiTheme="minorHAnsi"/>
          <w:noProof/>
          <w:sz w:val="22"/>
        </w:rPr>
      </w:pPr>
      <w:hyperlink w:anchor="_Toc38309977" w:history="1">
        <w:r w:rsidR="00243E38" w:rsidRPr="007B71E0">
          <w:rPr>
            <w:rStyle w:val="Hyperlink"/>
            <w:noProof/>
          </w:rPr>
          <w:t>Bảng 2.8: Đặc tả các bước trong quy trình điểm danh.</w:t>
        </w:r>
        <w:r w:rsidR="00243E38">
          <w:rPr>
            <w:noProof/>
            <w:webHidden/>
          </w:rPr>
          <w:tab/>
        </w:r>
        <w:r w:rsidR="00243E38">
          <w:rPr>
            <w:noProof/>
            <w:webHidden/>
          </w:rPr>
          <w:fldChar w:fldCharType="begin"/>
        </w:r>
        <w:r w:rsidR="00243E38">
          <w:rPr>
            <w:noProof/>
            <w:webHidden/>
          </w:rPr>
          <w:instrText xml:space="preserve"> PAGEREF _Toc38309977 \h </w:instrText>
        </w:r>
        <w:r w:rsidR="00243E38">
          <w:rPr>
            <w:noProof/>
            <w:webHidden/>
          </w:rPr>
        </w:r>
        <w:r w:rsidR="00243E38">
          <w:rPr>
            <w:noProof/>
            <w:webHidden/>
          </w:rPr>
          <w:fldChar w:fldCharType="separate"/>
        </w:r>
        <w:r w:rsidR="00243E38">
          <w:rPr>
            <w:noProof/>
            <w:webHidden/>
          </w:rPr>
          <w:t>23</w:t>
        </w:r>
        <w:r w:rsidR="00243E38">
          <w:rPr>
            <w:noProof/>
            <w:webHidden/>
          </w:rPr>
          <w:fldChar w:fldCharType="end"/>
        </w:r>
      </w:hyperlink>
    </w:p>
    <w:p w14:paraId="7B6A3666" w14:textId="77777777" w:rsidR="00243E38" w:rsidRDefault="00577754">
      <w:pPr>
        <w:pStyle w:val="TableofFigures"/>
        <w:tabs>
          <w:tab w:val="right" w:leader="dot" w:pos="9350"/>
        </w:tabs>
        <w:rPr>
          <w:rFonts w:asciiTheme="minorHAnsi" w:eastAsiaTheme="minorEastAsia" w:hAnsiTheme="minorHAnsi"/>
          <w:noProof/>
          <w:sz w:val="22"/>
        </w:rPr>
      </w:pPr>
      <w:hyperlink w:anchor="_Toc38309978" w:history="1">
        <w:r w:rsidR="00243E38" w:rsidRPr="007B71E0">
          <w:rPr>
            <w:rStyle w:val="Hyperlink"/>
            <w:noProof/>
          </w:rPr>
          <w:t>Bảng 2.9: Đặc tả các bước trong quy trình thực hiện khảo sát.</w:t>
        </w:r>
        <w:r w:rsidR="00243E38">
          <w:rPr>
            <w:noProof/>
            <w:webHidden/>
          </w:rPr>
          <w:tab/>
        </w:r>
        <w:r w:rsidR="00243E38">
          <w:rPr>
            <w:noProof/>
            <w:webHidden/>
          </w:rPr>
          <w:fldChar w:fldCharType="begin"/>
        </w:r>
        <w:r w:rsidR="00243E38">
          <w:rPr>
            <w:noProof/>
            <w:webHidden/>
          </w:rPr>
          <w:instrText xml:space="preserve"> PAGEREF _Toc38309978 \h </w:instrText>
        </w:r>
        <w:r w:rsidR="00243E38">
          <w:rPr>
            <w:noProof/>
            <w:webHidden/>
          </w:rPr>
        </w:r>
        <w:r w:rsidR="00243E38">
          <w:rPr>
            <w:noProof/>
            <w:webHidden/>
          </w:rPr>
          <w:fldChar w:fldCharType="separate"/>
        </w:r>
        <w:r w:rsidR="00243E38">
          <w:rPr>
            <w:noProof/>
            <w:webHidden/>
          </w:rPr>
          <w:t>26</w:t>
        </w:r>
        <w:r w:rsidR="00243E38">
          <w:rPr>
            <w:noProof/>
            <w:webHidden/>
          </w:rPr>
          <w:fldChar w:fldCharType="end"/>
        </w:r>
      </w:hyperlink>
    </w:p>
    <w:p w14:paraId="34B5D041" w14:textId="77777777" w:rsidR="00243E38" w:rsidRDefault="00577754">
      <w:pPr>
        <w:pStyle w:val="TableofFigures"/>
        <w:tabs>
          <w:tab w:val="right" w:leader="dot" w:pos="9350"/>
        </w:tabs>
        <w:rPr>
          <w:rFonts w:asciiTheme="minorHAnsi" w:eastAsiaTheme="minorEastAsia" w:hAnsiTheme="minorHAnsi"/>
          <w:noProof/>
          <w:sz w:val="22"/>
        </w:rPr>
      </w:pPr>
      <w:hyperlink w:anchor="_Toc38309979" w:history="1">
        <w:r w:rsidR="00243E38" w:rsidRPr="007B71E0">
          <w:rPr>
            <w:rStyle w:val="Hyperlink"/>
            <w:noProof/>
          </w:rPr>
          <w:t>Bảng 2.10: Đặc tả các bước trong quy trình đăng tải hoạt động thiện nguyện.</w:t>
        </w:r>
        <w:r w:rsidR="00243E38">
          <w:rPr>
            <w:noProof/>
            <w:webHidden/>
          </w:rPr>
          <w:tab/>
        </w:r>
        <w:r w:rsidR="00243E38">
          <w:rPr>
            <w:noProof/>
            <w:webHidden/>
          </w:rPr>
          <w:fldChar w:fldCharType="begin"/>
        </w:r>
        <w:r w:rsidR="00243E38">
          <w:rPr>
            <w:noProof/>
            <w:webHidden/>
          </w:rPr>
          <w:instrText xml:space="preserve"> PAGEREF _Toc38309979 \h </w:instrText>
        </w:r>
        <w:r w:rsidR="00243E38">
          <w:rPr>
            <w:noProof/>
            <w:webHidden/>
          </w:rPr>
        </w:r>
        <w:r w:rsidR="00243E38">
          <w:rPr>
            <w:noProof/>
            <w:webHidden/>
          </w:rPr>
          <w:fldChar w:fldCharType="separate"/>
        </w:r>
        <w:r w:rsidR="00243E38">
          <w:rPr>
            <w:noProof/>
            <w:webHidden/>
          </w:rPr>
          <w:t>27</w:t>
        </w:r>
        <w:r w:rsidR="00243E38">
          <w:rPr>
            <w:noProof/>
            <w:webHidden/>
          </w:rPr>
          <w:fldChar w:fldCharType="end"/>
        </w:r>
      </w:hyperlink>
    </w:p>
    <w:p w14:paraId="3E03285A" w14:textId="77777777" w:rsidR="00243E38" w:rsidRDefault="00577754">
      <w:pPr>
        <w:pStyle w:val="TableofFigures"/>
        <w:tabs>
          <w:tab w:val="right" w:leader="dot" w:pos="9350"/>
        </w:tabs>
        <w:rPr>
          <w:rFonts w:asciiTheme="minorHAnsi" w:eastAsiaTheme="minorEastAsia" w:hAnsiTheme="minorHAnsi"/>
          <w:noProof/>
          <w:sz w:val="22"/>
        </w:rPr>
      </w:pPr>
      <w:hyperlink w:anchor="_Toc38309980" w:history="1">
        <w:r w:rsidR="00243E38" w:rsidRPr="007B71E0">
          <w:rPr>
            <w:rStyle w:val="Hyperlink"/>
            <w:noProof/>
          </w:rPr>
          <w:t>Bảng 2.11: Đặc tả các bước trong quy trình đăng tải tin tức.</w:t>
        </w:r>
        <w:r w:rsidR="00243E38">
          <w:rPr>
            <w:noProof/>
            <w:webHidden/>
          </w:rPr>
          <w:tab/>
        </w:r>
        <w:r w:rsidR="00243E38">
          <w:rPr>
            <w:noProof/>
            <w:webHidden/>
          </w:rPr>
          <w:fldChar w:fldCharType="begin"/>
        </w:r>
        <w:r w:rsidR="00243E38">
          <w:rPr>
            <w:noProof/>
            <w:webHidden/>
          </w:rPr>
          <w:instrText xml:space="preserve"> PAGEREF _Toc38309980 \h </w:instrText>
        </w:r>
        <w:r w:rsidR="00243E38">
          <w:rPr>
            <w:noProof/>
            <w:webHidden/>
          </w:rPr>
        </w:r>
        <w:r w:rsidR="00243E38">
          <w:rPr>
            <w:noProof/>
            <w:webHidden/>
          </w:rPr>
          <w:fldChar w:fldCharType="separate"/>
        </w:r>
        <w:r w:rsidR="00243E38">
          <w:rPr>
            <w:noProof/>
            <w:webHidden/>
          </w:rPr>
          <w:t>29</w:t>
        </w:r>
        <w:r w:rsidR="00243E38">
          <w:rPr>
            <w:noProof/>
            <w:webHidden/>
          </w:rPr>
          <w:fldChar w:fldCharType="end"/>
        </w:r>
      </w:hyperlink>
    </w:p>
    <w:p w14:paraId="1A2FDD43" w14:textId="77777777" w:rsidR="00243E38" w:rsidRDefault="00577754">
      <w:pPr>
        <w:pStyle w:val="TableofFigures"/>
        <w:tabs>
          <w:tab w:val="right" w:leader="dot" w:pos="9350"/>
        </w:tabs>
        <w:rPr>
          <w:rFonts w:asciiTheme="minorHAnsi" w:eastAsiaTheme="minorEastAsia" w:hAnsiTheme="minorHAnsi"/>
          <w:noProof/>
          <w:sz w:val="22"/>
        </w:rPr>
      </w:pPr>
      <w:hyperlink w:anchor="_Toc38309981" w:history="1">
        <w:r w:rsidR="00243E38" w:rsidRPr="007B71E0">
          <w:rPr>
            <w:rStyle w:val="Hyperlink"/>
            <w:noProof/>
          </w:rPr>
          <w:t>Bảng 2.12: Đặc tả các bước trong quy trình thực hiện quyên góp.</w:t>
        </w:r>
        <w:r w:rsidR="00243E38">
          <w:rPr>
            <w:noProof/>
            <w:webHidden/>
          </w:rPr>
          <w:tab/>
        </w:r>
        <w:r w:rsidR="00243E38">
          <w:rPr>
            <w:noProof/>
            <w:webHidden/>
          </w:rPr>
          <w:fldChar w:fldCharType="begin"/>
        </w:r>
        <w:r w:rsidR="00243E38">
          <w:rPr>
            <w:noProof/>
            <w:webHidden/>
          </w:rPr>
          <w:instrText xml:space="preserve"> PAGEREF _Toc38309981 \h </w:instrText>
        </w:r>
        <w:r w:rsidR="00243E38">
          <w:rPr>
            <w:noProof/>
            <w:webHidden/>
          </w:rPr>
        </w:r>
        <w:r w:rsidR="00243E38">
          <w:rPr>
            <w:noProof/>
            <w:webHidden/>
          </w:rPr>
          <w:fldChar w:fldCharType="separate"/>
        </w:r>
        <w:r w:rsidR="00243E38">
          <w:rPr>
            <w:noProof/>
            <w:webHidden/>
          </w:rPr>
          <w:t>30</w:t>
        </w:r>
        <w:r w:rsidR="00243E38">
          <w:rPr>
            <w:noProof/>
            <w:webHidden/>
          </w:rPr>
          <w:fldChar w:fldCharType="end"/>
        </w:r>
      </w:hyperlink>
    </w:p>
    <w:p w14:paraId="394821A4" w14:textId="77777777" w:rsidR="00243E38" w:rsidRDefault="00577754">
      <w:pPr>
        <w:pStyle w:val="TableofFigures"/>
        <w:tabs>
          <w:tab w:val="right" w:leader="dot" w:pos="9350"/>
        </w:tabs>
        <w:rPr>
          <w:rFonts w:asciiTheme="minorHAnsi" w:eastAsiaTheme="minorEastAsia" w:hAnsiTheme="minorHAnsi"/>
          <w:noProof/>
          <w:sz w:val="22"/>
        </w:rPr>
      </w:pPr>
      <w:hyperlink w:anchor="_Toc38309982" w:history="1">
        <w:r w:rsidR="00243E38" w:rsidRPr="007B71E0">
          <w:rPr>
            <w:rStyle w:val="Hyperlink"/>
            <w:noProof/>
          </w:rPr>
          <w:t>Bảng 2.13: Đặc tả các bước trong quy trình báo cáo.</w:t>
        </w:r>
        <w:r w:rsidR="00243E38">
          <w:rPr>
            <w:noProof/>
            <w:webHidden/>
          </w:rPr>
          <w:tab/>
        </w:r>
        <w:r w:rsidR="00243E38">
          <w:rPr>
            <w:noProof/>
            <w:webHidden/>
          </w:rPr>
          <w:fldChar w:fldCharType="begin"/>
        </w:r>
        <w:r w:rsidR="00243E38">
          <w:rPr>
            <w:noProof/>
            <w:webHidden/>
          </w:rPr>
          <w:instrText xml:space="preserve"> PAGEREF _Toc38309982 \h </w:instrText>
        </w:r>
        <w:r w:rsidR="00243E38">
          <w:rPr>
            <w:noProof/>
            <w:webHidden/>
          </w:rPr>
        </w:r>
        <w:r w:rsidR="00243E38">
          <w:rPr>
            <w:noProof/>
            <w:webHidden/>
          </w:rPr>
          <w:fldChar w:fldCharType="separate"/>
        </w:r>
        <w:r w:rsidR="00243E38">
          <w:rPr>
            <w:noProof/>
            <w:webHidden/>
          </w:rPr>
          <w:t>31</w:t>
        </w:r>
        <w:r w:rsidR="00243E38">
          <w:rPr>
            <w:noProof/>
            <w:webHidden/>
          </w:rPr>
          <w:fldChar w:fldCharType="end"/>
        </w:r>
      </w:hyperlink>
    </w:p>
    <w:p w14:paraId="1F3F634D" w14:textId="77777777" w:rsidR="00243E38" w:rsidRDefault="00577754">
      <w:pPr>
        <w:pStyle w:val="TableofFigures"/>
        <w:tabs>
          <w:tab w:val="right" w:leader="dot" w:pos="9350"/>
        </w:tabs>
        <w:rPr>
          <w:rFonts w:asciiTheme="minorHAnsi" w:eastAsiaTheme="minorEastAsia" w:hAnsiTheme="minorHAnsi"/>
          <w:noProof/>
          <w:sz w:val="22"/>
        </w:rPr>
      </w:pPr>
      <w:hyperlink w:anchor="_Toc38309983" w:history="1">
        <w:r w:rsidR="00243E38" w:rsidRPr="007B71E0">
          <w:rPr>
            <w:rStyle w:val="Hyperlink"/>
            <w:noProof/>
          </w:rPr>
          <w:t>Bảng 14: Các thực thể trong hệ thống.</w:t>
        </w:r>
        <w:r w:rsidR="00243E38">
          <w:rPr>
            <w:noProof/>
            <w:webHidden/>
          </w:rPr>
          <w:tab/>
        </w:r>
        <w:r w:rsidR="00243E38">
          <w:rPr>
            <w:noProof/>
            <w:webHidden/>
          </w:rPr>
          <w:fldChar w:fldCharType="begin"/>
        </w:r>
        <w:r w:rsidR="00243E38">
          <w:rPr>
            <w:noProof/>
            <w:webHidden/>
          </w:rPr>
          <w:instrText xml:space="preserve"> PAGEREF _Toc38309983 \h </w:instrText>
        </w:r>
        <w:r w:rsidR="00243E38">
          <w:rPr>
            <w:noProof/>
            <w:webHidden/>
          </w:rPr>
        </w:r>
        <w:r w:rsidR="00243E38">
          <w:rPr>
            <w:noProof/>
            <w:webHidden/>
          </w:rPr>
          <w:fldChar w:fldCharType="separate"/>
        </w:r>
        <w:r w:rsidR="00243E38">
          <w:rPr>
            <w:noProof/>
            <w:webHidden/>
          </w:rPr>
          <w:t>34</w:t>
        </w:r>
        <w:r w:rsidR="00243E38">
          <w:rPr>
            <w:noProof/>
            <w:webHidden/>
          </w:rPr>
          <w:fldChar w:fldCharType="end"/>
        </w:r>
      </w:hyperlink>
    </w:p>
    <w:p w14:paraId="5DD148D4" w14:textId="77777777" w:rsidR="00243E38" w:rsidRDefault="00577754">
      <w:pPr>
        <w:pStyle w:val="TableofFigures"/>
        <w:tabs>
          <w:tab w:val="right" w:leader="dot" w:pos="9350"/>
        </w:tabs>
        <w:rPr>
          <w:rFonts w:asciiTheme="minorHAnsi" w:eastAsiaTheme="minorEastAsia" w:hAnsiTheme="minorHAnsi"/>
          <w:noProof/>
          <w:sz w:val="22"/>
        </w:rPr>
      </w:pPr>
      <w:hyperlink w:anchor="_Toc38309984" w:history="1">
        <w:r w:rsidR="00243E38" w:rsidRPr="007B71E0">
          <w:rPr>
            <w:rStyle w:val="Hyperlink"/>
            <w:noProof/>
          </w:rPr>
          <w:t>Bảng 3.15: Bảng tin tức hoạt động.</w:t>
        </w:r>
        <w:r w:rsidR="00243E38">
          <w:rPr>
            <w:noProof/>
            <w:webHidden/>
          </w:rPr>
          <w:tab/>
        </w:r>
        <w:r w:rsidR="00243E38">
          <w:rPr>
            <w:noProof/>
            <w:webHidden/>
          </w:rPr>
          <w:fldChar w:fldCharType="begin"/>
        </w:r>
        <w:r w:rsidR="00243E38">
          <w:rPr>
            <w:noProof/>
            <w:webHidden/>
          </w:rPr>
          <w:instrText xml:space="preserve"> PAGEREF _Toc38309984 \h </w:instrText>
        </w:r>
        <w:r w:rsidR="00243E38">
          <w:rPr>
            <w:noProof/>
            <w:webHidden/>
          </w:rPr>
        </w:r>
        <w:r w:rsidR="00243E38">
          <w:rPr>
            <w:noProof/>
            <w:webHidden/>
          </w:rPr>
          <w:fldChar w:fldCharType="separate"/>
        </w:r>
        <w:r w:rsidR="00243E38">
          <w:rPr>
            <w:noProof/>
            <w:webHidden/>
          </w:rPr>
          <w:t>46</w:t>
        </w:r>
        <w:r w:rsidR="00243E38">
          <w:rPr>
            <w:noProof/>
            <w:webHidden/>
          </w:rPr>
          <w:fldChar w:fldCharType="end"/>
        </w:r>
      </w:hyperlink>
    </w:p>
    <w:p w14:paraId="40E3CE46" w14:textId="77777777" w:rsidR="00D72D7D" w:rsidRPr="00D72D7D" w:rsidRDefault="00243E38" w:rsidP="00BC5D4D">
      <w:r>
        <w:fldChar w:fldCharType="end"/>
      </w:r>
    </w:p>
    <w:p w14:paraId="7E6D246C" w14:textId="77777777" w:rsidR="00E52A43" w:rsidRDefault="00E52A43" w:rsidP="00BC5D4D">
      <w:pPr>
        <w:rPr>
          <w:b/>
          <w:sz w:val="32"/>
          <w:szCs w:val="32"/>
          <w:lang w:val="vi-VN"/>
        </w:rPr>
      </w:pPr>
    </w:p>
    <w:p w14:paraId="3C1B5100" w14:textId="77777777" w:rsidR="00BC5D4D" w:rsidRDefault="00BC5D4D">
      <w:pPr>
        <w:spacing w:after="200" w:line="276" w:lineRule="auto"/>
        <w:jc w:val="left"/>
        <w:rPr>
          <w:b/>
          <w:sz w:val="32"/>
          <w:szCs w:val="32"/>
        </w:rPr>
      </w:pPr>
      <w:r>
        <w:rPr>
          <w:b/>
          <w:sz w:val="32"/>
          <w:szCs w:val="32"/>
        </w:rPr>
        <w:br w:type="page"/>
      </w:r>
    </w:p>
    <w:p w14:paraId="7EFF39F3" w14:textId="77777777" w:rsidR="00BC5D4D" w:rsidRDefault="00436A34" w:rsidP="00436A34">
      <w:pPr>
        <w:jc w:val="center"/>
        <w:rPr>
          <w:b/>
          <w:sz w:val="32"/>
          <w:szCs w:val="32"/>
        </w:rPr>
      </w:pPr>
      <w:r>
        <w:rPr>
          <w:b/>
          <w:sz w:val="32"/>
          <w:szCs w:val="32"/>
        </w:rPr>
        <w:lastRenderedPageBreak/>
        <w:t xml:space="preserve">DANH </w:t>
      </w:r>
      <w:r w:rsidR="00BC5D4D">
        <w:rPr>
          <w:b/>
          <w:sz w:val="32"/>
          <w:szCs w:val="32"/>
        </w:rPr>
        <w:t>MỤC HÌNH VẼ</w:t>
      </w:r>
    </w:p>
    <w:p w14:paraId="205F0E06" w14:textId="77777777" w:rsidR="00436A34" w:rsidRDefault="00436A34" w:rsidP="00827535">
      <w:pPr>
        <w:pStyle w:val="TableofFigures"/>
        <w:tabs>
          <w:tab w:val="right" w:leader="dot" w:pos="9350"/>
        </w:tabs>
        <w:spacing w:line="312" w:lineRule="auto"/>
        <w:rPr>
          <w:rFonts w:asciiTheme="minorHAnsi" w:eastAsiaTheme="minorEastAsia" w:hAnsiTheme="minorHAnsi"/>
          <w:noProof/>
          <w:sz w:val="22"/>
        </w:rPr>
      </w:pPr>
      <w:r>
        <w:rPr>
          <w:b/>
          <w:sz w:val="32"/>
          <w:szCs w:val="32"/>
        </w:rPr>
        <w:fldChar w:fldCharType="begin"/>
      </w:r>
      <w:r>
        <w:rPr>
          <w:b/>
          <w:sz w:val="32"/>
          <w:szCs w:val="32"/>
        </w:rPr>
        <w:instrText xml:space="preserve"> TOC \h \z \c "Hình" </w:instrText>
      </w:r>
      <w:r>
        <w:rPr>
          <w:b/>
          <w:sz w:val="32"/>
          <w:szCs w:val="32"/>
        </w:rPr>
        <w:fldChar w:fldCharType="separate"/>
      </w:r>
      <w:hyperlink w:anchor="_Toc38145540" w:history="1">
        <w:r w:rsidRPr="00177475">
          <w:rPr>
            <w:rStyle w:val="Hyperlink"/>
            <w:noProof/>
          </w:rPr>
          <w:t>Hình 1.1: Phác thảo ý tưởng ứng dụng.</w:t>
        </w:r>
        <w:r>
          <w:rPr>
            <w:noProof/>
            <w:webHidden/>
          </w:rPr>
          <w:tab/>
        </w:r>
        <w:r>
          <w:rPr>
            <w:noProof/>
            <w:webHidden/>
          </w:rPr>
          <w:fldChar w:fldCharType="begin"/>
        </w:r>
        <w:r>
          <w:rPr>
            <w:noProof/>
            <w:webHidden/>
          </w:rPr>
          <w:instrText xml:space="preserve"> PAGEREF _Toc38145540 \h </w:instrText>
        </w:r>
        <w:r>
          <w:rPr>
            <w:noProof/>
            <w:webHidden/>
          </w:rPr>
        </w:r>
        <w:r>
          <w:rPr>
            <w:noProof/>
            <w:webHidden/>
          </w:rPr>
          <w:fldChar w:fldCharType="separate"/>
        </w:r>
        <w:r>
          <w:rPr>
            <w:noProof/>
            <w:webHidden/>
          </w:rPr>
          <w:t>6</w:t>
        </w:r>
        <w:r>
          <w:rPr>
            <w:noProof/>
            <w:webHidden/>
          </w:rPr>
          <w:fldChar w:fldCharType="end"/>
        </w:r>
      </w:hyperlink>
    </w:p>
    <w:p w14:paraId="79A9C1A3"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1" w:history="1">
        <w:r w:rsidR="00436A34" w:rsidRPr="00177475">
          <w:rPr>
            <w:rStyle w:val="Hyperlink"/>
            <w:noProof/>
          </w:rPr>
          <w:t>Hình 2.1: Sơ đồ phân rã chức năng người dùng.</w:t>
        </w:r>
        <w:r w:rsidR="00436A34">
          <w:rPr>
            <w:noProof/>
            <w:webHidden/>
          </w:rPr>
          <w:tab/>
        </w:r>
        <w:r w:rsidR="00436A34">
          <w:rPr>
            <w:noProof/>
            <w:webHidden/>
          </w:rPr>
          <w:fldChar w:fldCharType="begin"/>
        </w:r>
        <w:r w:rsidR="00436A34">
          <w:rPr>
            <w:noProof/>
            <w:webHidden/>
          </w:rPr>
          <w:instrText xml:space="preserve"> PAGEREF _Toc38145541 \h </w:instrText>
        </w:r>
        <w:r w:rsidR="00436A34">
          <w:rPr>
            <w:noProof/>
            <w:webHidden/>
          </w:rPr>
        </w:r>
        <w:r w:rsidR="00436A34">
          <w:rPr>
            <w:noProof/>
            <w:webHidden/>
          </w:rPr>
          <w:fldChar w:fldCharType="separate"/>
        </w:r>
        <w:r w:rsidR="00436A34">
          <w:rPr>
            <w:noProof/>
            <w:webHidden/>
          </w:rPr>
          <w:t>11</w:t>
        </w:r>
        <w:r w:rsidR="00436A34">
          <w:rPr>
            <w:noProof/>
            <w:webHidden/>
          </w:rPr>
          <w:fldChar w:fldCharType="end"/>
        </w:r>
      </w:hyperlink>
    </w:p>
    <w:p w14:paraId="007672AB"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2" w:history="1">
        <w:r w:rsidR="00436A34" w:rsidRPr="00177475">
          <w:rPr>
            <w:rStyle w:val="Hyperlink"/>
            <w:noProof/>
          </w:rPr>
          <w:t>Hình 2.4: Sơ đồ ngữ cảnh.</w:t>
        </w:r>
        <w:r w:rsidR="00436A34">
          <w:rPr>
            <w:noProof/>
            <w:webHidden/>
          </w:rPr>
          <w:tab/>
        </w:r>
        <w:r w:rsidR="00436A34">
          <w:rPr>
            <w:noProof/>
            <w:webHidden/>
          </w:rPr>
          <w:fldChar w:fldCharType="begin"/>
        </w:r>
        <w:r w:rsidR="00436A34">
          <w:rPr>
            <w:noProof/>
            <w:webHidden/>
          </w:rPr>
          <w:instrText xml:space="preserve"> PAGEREF _Toc38145542 \h </w:instrText>
        </w:r>
        <w:r w:rsidR="00436A34">
          <w:rPr>
            <w:noProof/>
            <w:webHidden/>
          </w:rPr>
        </w:r>
        <w:r w:rsidR="00436A34">
          <w:rPr>
            <w:noProof/>
            <w:webHidden/>
          </w:rPr>
          <w:fldChar w:fldCharType="separate"/>
        </w:r>
        <w:r w:rsidR="00436A34">
          <w:rPr>
            <w:noProof/>
            <w:webHidden/>
          </w:rPr>
          <w:t>13</w:t>
        </w:r>
        <w:r w:rsidR="00436A34">
          <w:rPr>
            <w:noProof/>
            <w:webHidden/>
          </w:rPr>
          <w:fldChar w:fldCharType="end"/>
        </w:r>
      </w:hyperlink>
    </w:p>
    <w:p w14:paraId="5B19C5B0"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3" w:history="1">
        <w:r w:rsidR="00436A34" w:rsidRPr="00177475">
          <w:rPr>
            <w:rStyle w:val="Hyperlink"/>
            <w:noProof/>
          </w:rPr>
          <w:t>Hình 2.5: Sơ đồ luồng dữ liệu mức đỉnh.</w:t>
        </w:r>
        <w:r w:rsidR="00436A34">
          <w:rPr>
            <w:noProof/>
            <w:webHidden/>
          </w:rPr>
          <w:tab/>
        </w:r>
        <w:r w:rsidR="00436A34">
          <w:rPr>
            <w:noProof/>
            <w:webHidden/>
          </w:rPr>
          <w:fldChar w:fldCharType="begin"/>
        </w:r>
        <w:r w:rsidR="00436A34">
          <w:rPr>
            <w:noProof/>
            <w:webHidden/>
          </w:rPr>
          <w:instrText xml:space="preserve"> PAGEREF _Toc38145543 \h </w:instrText>
        </w:r>
        <w:r w:rsidR="00436A34">
          <w:rPr>
            <w:noProof/>
            <w:webHidden/>
          </w:rPr>
        </w:r>
        <w:r w:rsidR="00436A34">
          <w:rPr>
            <w:noProof/>
            <w:webHidden/>
          </w:rPr>
          <w:fldChar w:fldCharType="separate"/>
        </w:r>
        <w:r w:rsidR="00436A34">
          <w:rPr>
            <w:noProof/>
            <w:webHidden/>
          </w:rPr>
          <w:t>14</w:t>
        </w:r>
        <w:r w:rsidR="00436A34">
          <w:rPr>
            <w:noProof/>
            <w:webHidden/>
          </w:rPr>
          <w:fldChar w:fldCharType="end"/>
        </w:r>
      </w:hyperlink>
    </w:p>
    <w:p w14:paraId="06C1DA4B"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4" w:history="1">
        <w:r w:rsidR="00436A34" w:rsidRPr="00177475">
          <w:rPr>
            <w:rStyle w:val="Hyperlink"/>
            <w:noProof/>
          </w:rPr>
          <w:t>Hình 2.6: Quy trình đăng ký..</w:t>
        </w:r>
        <w:r w:rsidR="00436A34">
          <w:rPr>
            <w:noProof/>
            <w:webHidden/>
          </w:rPr>
          <w:tab/>
        </w:r>
        <w:r w:rsidR="00436A34">
          <w:rPr>
            <w:noProof/>
            <w:webHidden/>
          </w:rPr>
          <w:fldChar w:fldCharType="begin"/>
        </w:r>
        <w:r w:rsidR="00436A34">
          <w:rPr>
            <w:noProof/>
            <w:webHidden/>
          </w:rPr>
          <w:instrText xml:space="preserve"> PAGEREF _Toc38145544 \h </w:instrText>
        </w:r>
        <w:r w:rsidR="00436A34">
          <w:rPr>
            <w:noProof/>
            <w:webHidden/>
          </w:rPr>
        </w:r>
        <w:r w:rsidR="00436A34">
          <w:rPr>
            <w:noProof/>
            <w:webHidden/>
          </w:rPr>
          <w:fldChar w:fldCharType="separate"/>
        </w:r>
        <w:r w:rsidR="00436A34">
          <w:rPr>
            <w:noProof/>
            <w:webHidden/>
          </w:rPr>
          <w:t>15</w:t>
        </w:r>
        <w:r w:rsidR="00436A34">
          <w:rPr>
            <w:noProof/>
            <w:webHidden/>
          </w:rPr>
          <w:fldChar w:fldCharType="end"/>
        </w:r>
      </w:hyperlink>
    </w:p>
    <w:p w14:paraId="55E016A8"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5" w:history="1">
        <w:r w:rsidR="00436A34" w:rsidRPr="00177475">
          <w:rPr>
            <w:rStyle w:val="Hyperlink"/>
            <w:noProof/>
          </w:rPr>
          <w:t>Hình 2.7: Quy trình đăng nhập.</w:t>
        </w:r>
        <w:r w:rsidR="00436A34">
          <w:rPr>
            <w:noProof/>
            <w:webHidden/>
          </w:rPr>
          <w:tab/>
        </w:r>
        <w:r w:rsidR="00436A34">
          <w:rPr>
            <w:noProof/>
            <w:webHidden/>
          </w:rPr>
          <w:fldChar w:fldCharType="begin"/>
        </w:r>
        <w:r w:rsidR="00436A34">
          <w:rPr>
            <w:noProof/>
            <w:webHidden/>
          </w:rPr>
          <w:instrText xml:space="preserve"> PAGEREF _Toc38145545 \h </w:instrText>
        </w:r>
        <w:r w:rsidR="00436A34">
          <w:rPr>
            <w:noProof/>
            <w:webHidden/>
          </w:rPr>
        </w:r>
        <w:r w:rsidR="00436A34">
          <w:rPr>
            <w:noProof/>
            <w:webHidden/>
          </w:rPr>
          <w:fldChar w:fldCharType="separate"/>
        </w:r>
        <w:r w:rsidR="00436A34">
          <w:rPr>
            <w:noProof/>
            <w:webHidden/>
          </w:rPr>
          <w:t>16</w:t>
        </w:r>
        <w:r w:rsidR="00436A34">
          <w:rPr>
            <w:noProof/>
            <w:webHidden/>
          </w:rPr>
          <w:fldChar w:fldCharType="end"/>
        </w:r>
      </w:hyperlink>
    </w:p>
    <w:p w14:paraId="10D219B4"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6" w:history="1">
        <w:r w:rsidR="00436A34" w:rsidRPr="00177475">
          <w:rPr>
            <w:rStyle w:val="Hyperlink"/>
            <w:noProof/>
          </w:rPr>
          <w:t>Hình 2.8: Quy trình thay đổi thông tin.</w:t>
        </w:r>
        <w:r w:rsidR="00436A34">
          <w:rPr>
            <w:noProof/>
            <w:webHidden/>
          </w:rPr>
          <w:tab/>
        </w:r>
        <w:r w:rsidR="00436A34">
          <w:rPr>
            <w:noProof/>
            <w:webHidden/>
          </w:rPr>
          <w:fldChar w:fldCharType="begin"/>
        </w:r>
        <w:r w:rsidR="00436A34">
          <w:rPr>
            <w:noProof/>
            <w:webHidden/>
          </w:rPr>
          <w:instrText xml:space="preserve"> PAGEREF _Toc38145546 \h </w:instrText>
        </w:r>
        <w:r w:rsidR="00436A34">
          <w:rPr>
            <w:noProof/>
            <w:webHidden/>
          </w:rPr>
        </w:r>
        <w:r w:rsidR="00436A34">
          <w:rPr>
            <w:noProof/>
            <w:webHidden/>
          </w:rPr>
          <w:fldChar w:fldCharType="separate"/>
        </w:r>
        <w:r w:rsidR="00436A34">
          <w:rPr>
            <w:noProof/>
            <w:webHidden/>
          </w:rPr>
          <w:t>18</w:t>
        </w:r>
        <w:r w:rsidR="00436A34">
          <w:rPr>
            <w:noProof/>
            <w:webHidden/>
          </w:rPr>
          <w:fldChar w:fldCharType="end"/>
        </w:r>
      </w:hyperlink>
    </w:p>
    <w:p w14:paraId="6730CCBB"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7" w:history="1">
        <w:r w:rsidR="00436A34" w:rsidRPr="00177475">
          <w:rPr>
            <w:rStyle w:val="Hyperlink"/>
            <w:noProof/>
          </w:rPr>
          <w:t>Hình 2.9: Quy trình thay đổi mật khẩu.</w:t>
        </w:r>
        <w:r w:rsidR="00436A34">
          <w:rPr>
            <w:noProof/>
            <w:webHidden/>
          </w:rPr>
          <w:tab/>
        </w:r>
        <w:r w:rsidR="00436A34">
          <w:rPr>
            <w:noProof/>
            <w:webHidden/>
          </w:rPr>
          <w:fldChar w:fldCharType="begin"/>
        </w:r>
        <w:r w:rsidR="00436A34">
          <w:rPr>
            <w:noProof/>
            <w:webHidden/>
          </w:rPr>
          <w:instrText xml:space="preserve"> PAGEREF _Toc38145547 \h </w:instrText>
        </w:r>
        <w:r w:rsidR="00436A34">
          <w:rPr>
            <w:noProof/>
            <w:webHidden/>
          </w:rPr>
        </w:r>
        <w:r w:rsidR="00436A34">
          <w:rPr>
            <w:noProof/>
            <w:webHidden/>
          </w:rPr>
          <w:fldChar w:fldCharType="separate"/>
        </w:r>
        <w:r w:rsidR="00436A34">
          <w:rPr>
            <w:noProof/>
            <w:webHidden/>
          </w:rPr>
          <w:t>19</w:t>
        </w:r>
        <w:r w:rsidR="00436A34">
          <w:rPr>
            <w:noProof/>
            <w:webHidden/>
          </w:rPr>
          <w:fldChar w:fldCharType="end"/>
        </w:r>
      </w:hyperlink>
    </w:p>
    <w:p w14:paraId="562B0091"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8" w:history="1">
        <w:r w:rsidR="00436A34" w:rsidRPr="00177475">
          <w:rPr>
            <w:rStyle w:val="Hyperlink"/>
            <w:noProof/>
          </w:rPr>
          <w:t>Hình 2.10: Quy trình nạp tiền.</w:t>
        </w:r>
        <w:r w:rsidR="00436A34">
          <w:rPr>
            <w:noProof/>
            <w:webHidden/>
          </w:rPr>
          <w:tab/>
        </w:r>
        <w:r w:rsidR="00436A34">
          <w:rPr>
            <w:noProof/>
            <w:webHidden/>
          </w:rPr>
          <w:fldChar w:fldCharType="begin"/>
        </w:r>
        <w:r w:rsidR="00436A34">
          <w:rPr>
            <w:noProof/>
            <w:webHidden/>
          </w:rPr>
          <w:instrText xml:space="preserve"> PAGEREF _Toc38145548 \h </w:instrText>
        </w:r>
        <w:r w:rsidR="00436A34">
          <w:rPr>
            <w:noProof/>
            <w:webHidden/>
          </w:rPr>
        </w:r>
        <w:r w:rsidR="00436A34">
          <w:rPr>
            <w:noProof/>
            <w:webHidden/>
          </w:rPr>
          <w:fldChar w:fldCharType="separate"/>
        </w:r>
        <w:r w:rsidR="00436A34">
          <w:rPr>
            <w:noProof/>
            <w:webHidden/>
          </w:rPr>
          <w:t>20</w:t>
        </w:r>
        <w:r w:rsidR="00436A34">
          <w:rPr>
            <w:noProof/>
            <w:webHidden/>
          </w:rPr>
          <w:fldChar w:fldCharType="end"/>
        </w:r>
      </w:hyperlink>
    </w:p>
    <w:p w14:paraId="4AC1A453"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49" w:history="1">
        <w:r w:rsidR="00436A34" w:rsidRPr="00177475">
          <w:rPr>
            <w:rStyle w:val="Hyperlink"/>
            <w:noProof/>
          </w:rPr>
          <w:t>Hình 2.11: Quy trình điểm danh.</w:t>
        </w:r>
        <w:r w:rsidR="00436A34">
          <w:rPr>
            <w:noProof/>
            <w:webHidden/>
          </w:rPr>
          <w:tab/>
        </w:r>
        <w:r w:rsidR="00436A34">
          <w:rPr>
            <w:noProof/>
            <w:webHidden/>
          </w:rPr>
          <w:fldChar w:fldCharType="begin"/>
        </w:r>
        <w:r w:rsidR="00436A34">
          <w:rPr>
            <w:noProof/>
            <w:webHidden/>
          </w:rPr>
          <w:instrText xml:space="preserve"> PAGEREF _Toc38145549 \h </w:instrText>
        </w:r>
        <w:r w:rsidR="00436A34">
          <w:rPr>
            <w:noProof/>
            <w:webHidden/>
          </w:rPr>
        </w:r>
        <w:r w:rsidR="00436A34">
          <w:rPr>
            <w:noProof/>
            <w:webHidden/>
          </w:rPr>
          <w:fldChar w:fldCharType="separate"/>
        </w:r>
        <w:r w:rsidR="00436A34">
          <w:rPr>
            <w:noProof/>
            <w:webHidden/>
          </w:rPr>
          <w:t>21</w:t>
        </w:r>
        <w:r w:rsidR="00436A34">
          <w:rPr>
            <w:noProof/>
            <w:webHidden/>
          </w:rPr>
          <w:fldChar w:fldCharType="end"/>
        </w:r>
      </w:hyperlink>
    </w:p>
    <w:p w14:paraId="01C9E257"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50" w:history="1">
        <w:r w:rsidR="00436A34" w:rsidRPr="00177475">
          <w:rPr>
            <w:rStyle w:val="Hyperlink"/>
            <w:noProof/>
          </w:rPr>
          <w:t>Hình 2.12: Quy trình đăng tải khảo sát.</w:t>
        </w:r>
        <w:r w:rsidR="00436A34">
          <w:rPr>
            <w:noProof/>
            <w:webHidden/>
          </w:rPr>
          <w:tab/>
        </w:r>
        <w:r w:rsidR="00436A34">
          <w:rPr>
            <w:noProof/>
            <w:webHidden/>
          </w:rPr>
          <w:fldChar w:fldCharType="begin"/>
        </w:r>
        <w:r w:rsidR="00436A34">
          <w:rPr>
            <w:noProof/>
            <w:webHidden/>
          </w:rPr>
          <w:instrText xml:space="preserve"> PAGEREF _Toc38145550 \h </w:instrText>
        </w:r>
        <w:r w:rsidR="00436A34">
          <w:rPr>
            <w:noProof/>
            <w:webHidden/>
          </w:rPr>
        </w:r>
        <w:r w:rsidR="00436A34">
          <w:rPr>
            <w:noProof/>
            <w:webHidden/>
          </w:rPr>
          <w:fldChar w:fldCharType="separate"/>
        </w:r>
        <w:r w:rsidR="00436A34">
          <w:rPr>
            <w:noProof/>
            <w:webHidden/>
          </w:rPr>
          <w:t>22</w:t>
        </w:r>
        <w:r w:rsidR="00436A34">
          <w:rPr>
            <w:noProof/>
            <w:webHidden/>
          </w:rPr>
          <w:fldChar w:fldCharType="end"/>
        </w:r>
      </w:hyperlink>
    </w:p>
    <w:p w14:paraId="38FCE372"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51" w:history="1">
        <w:r w:rsidR="00436A34" w:rsidRPr="00177475">
          <w:rPr>
            <w:rStyle w:val="Hyperlink"/>
            <w:noProof/>
          </w:rPr>
          <w:t>Hình 2.13: Quy trình thực hiện khảo sát.</w:t>
        </w:r>
        <w:r w:rsidR="00436A34">
          <w:rPr>
            <w:noProof/>
            <w:webHidden/>
          </w:rPr>
          <w:tab/>
        </w:r>
        <w:r w:rsidR="00436A34">
          <w:rPr>
            <w:noProof/>
            <w:webHidden/>
          </w:rPr>
          <w:fldChar w:fldCharType="begin"/>
        </w:r>
        <w:r w:rsidR="00436A34">
          <w:rPr>
            <w:noProof/>
            <w:webHidden/>
          </w:rPr>
          <w:instrText xml:space="preserve"> PAGEREF _Toc38145551 \h </w:instrText>
        </w:r>
        <w:r w:rsidR="00436A34">
          <w:rPr>
            <w:noProof/>
            <w:webHidden/>
          </w:rPr>
        </w:r>
        <w:r w:rsidR="00436A34">
          <w:rPr>
            <w:noProof/>
            <w:webHidden/>
          </w:rPr>
          <w:fldChar w:fldCharType="separate"/>
        </w:r>
        <w:r w:rsidR="00436A34">
          <w:rPr>
            <w:noProof/>
            <w:webHidden/>
          </w:rPr>
          <w:t>23</w:t>
        </w:r>
        <w:r w:rsidR="00436A34">
          <w:rPr>
            <w:noProof/>
            <w:webHidden/>
          </w:rPr>
          <w:fldChar w:fldCharType="end"/>
        </w:r>
      </w:hyperlink>
    </w:p>
    <w:p w14:paraId="58AE5CF7"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52" w:history="1">
        <w:r w:rsidR="00436A34" w:rsidRPr="00177475">
          <w:rPr>
            <w:rStyle w:val="Hyperlink"/>
            <w:noProof/>
          </w:rPr>
          <w:t>Hình 2.14: Quy trình đăng tải hoạt động thiện nguyện.</w:t>
        </w:r>
        <w:r w:rsidR="00436A34">
          <w:rPr>
            <w:noProof/>
            <w:webHidden/>
          </w:rPr>
          <w:tab/>
        </w:r>
        <w:r w:rsidR="00436A34">
          <w:rPr>
            <w:noProof/>
            <w:webHidden/>
          </w:rPr>
          <w:fldChar w:fldCharType="begin"/>
        </w:r>
        <w:r w:rsidR="00436A34">
          <w:rPr>
            <w:noProof/>
            <w:webHidden/>
          </w:rPr>
          <w:instrText xml:space="preserve"> PAGEREF _Toc38145552 \h </w:instrText>
        </w:r>
        <w:r w:rsidR="00436A34">
          <w:rPr>
            <w:noProof/>
            <w:webHidden/>
          </w:rPr>
        </w:r>
        <w:r w:rsidR="00436A34">
          <w:rPr>
            <w:noProof/>
            <w:webHidden/>
          </w:rPr>
          <w:fldChar w:fldCharType="separate"/>
        </w:r>
        <w:r w:rsidR="00436A34">
          <w:rPr>
            <w:noProof/>
            <w:webHidden/>
          </w:rPr>
          <w:t>25</w:t>
        </w:r>
        <w:r w:rsidR="00436A34">
          <w:rPr>
            <w:noProof/>
            <w:webHidden/>
          </w:rPr>
          <w:fldChar w:fldCharType="end"/>
        </w:r>
      </w:hyperlink>
    </w:p>
    <w:p w14:paraId="34314453"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53" w:history="1">
        <w:r w:rsidR="00436A34" w:rsidRPr="00177475">
          <w:rPr>
            <w:rStyle w:val="Hyperlink"/>
            <w:noProof/>
          </w:rPr>
          <w:t>Hình 2.15: Quy trình đăng tải tin tức.</w:t>
        </w:r>
        <w:r w:rsidR="00436A34">
          <w:rPr>
            <w:noProof/>
            <w:webHidden/>
          </w:rPr>
          <w:tab/>
        </w:r>
        <w:r w:rsidR="00436A34">
          <w:rPr>
            <w:noProof/>
            <w:webHidden/>
          </w:rPr>
          <w:fldChar w:fldCharType="begin"/>
        </w:r>
        <w:r w:rsidR="00436A34">
          <w:rPr>
            <w:noProof/>
            <w:webHidden/>
          </w:rPr>
          <w:instrText xml:space="preserve"> PAGEREF _Toc38145553 \h </w:instrText>
        </w:r>
        <w:r w:rsidR="00436A34">
          <w:rPr>
            <w:noProof/>
            <w:webHidden/>
          </w:rPr>
        </w:r>
        <w:r w:rsidR="00436A34">
          <w:rPr>
            <w:noProof/>
            <w:webHidden/>
          </w:rPr>
          <w:fldChar w:fldCharType="separate"/>
        </w:r>
        <w:r w:rsidR="00436A34">
          <w:rPr>
            <w:noProof/>
            <w:webHidden/>
          </w:rPr>
          <w:t>26</w:t>
        </w:r>
        <w:r w:rsidR="00436A34">
          <w:rPr>
            <w:noProof/>
            <w:webHidden/>
          </w:rPr>
          <w:fldChar w:fldCharType="end"/>
        </w:r>
      </w:hyperlink>
    </w:p>
    <w:p w14:paraId="611700C3"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54" w:history="1">
        <w:r w:rsidR="00436A34" w:rsidRPr="00177475">
          <w:rPr>
            <w:rStyle w:val="Hyperlink"/>
            <w:noProof/>
          </w:rPr>
          <w:t>Hình 2.16: Quy trình thực hiện quyên góp.</w:t>
        </w:r>
        <w:r w:rsidR="00436A34">
          <w:rPr>
            <w:noProof/>
            <w:webHidden/>
          </w:rPr>
          <w:tab/>
        </w:r>
        <w:r w:rsidR="00436A34">
          <w:rPr>
            <w:noProof/>
            <w:webHidden/>
          </w:rPr>
          <w:fldChar w:fldCharType="begin"/>
        </w:r>
        <w:r w:rsidR="00436A34">
          <w:rPr>
            <w:noProof/>
            <w:webHidden/>
          </w:rPr>
          <w:instrText xml:space="preserve"> PAGEREF _Toc38145554 \h </w:instrText>
        </w:r>
        <w:r w:rsidR="00436A34">
          <w:rPr>
            <w:noProof/>
            <w:webHidden/>
          </w:rPr>
        </w:r>
        <w:r w:rsidR="00436A34">
          <w:rPr>
            <w:noProof/>
            <w:webHidden/>
          </w:rPr>
          <w:fldChar w:fldCharType="separate"/>
        </w:r>
        <w:r w:rsidR="00436A34">
          <w:rPr>
            <w:noProof/>
            <w:webHidden/>
          </w:rPr>
          <w:t>27</w:t>
        </w:r>
        <w:r w:rsidR="00436A34">
          <w:rPr>
            <w:noProof/>
            <w:webHidden/>
          </w:rPr>
          <w:fldChar w:fldCharType="end"/>
        </w:r>
      </w:hyperlink>
    </w:p>
    <w:p w14:paraId="4A852629"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55" w:history="1">
        <w:r w:rsidR="00436A34" w:rsidRPr="00177475">
          <w:rPr>
            <w:rStyle w:val="Hyperlink"/>
            <w:noProof/>
          </w:rPr>
          <w:t>Hình 2.17: Quy trình báo cáo.</w:t>
        </w:r>
        <w:r w:rsidR="00436A34">
          <w:rPr>
            <w:noProof/>
            <w:webHidden/>
          </w:rPr>
          <w:tab/>
        </w:r>
        <w:r w:rsidR="00436A34">
          <w:rPr>
            <w:noProof/>
            <w:webHidden/>
          </w:rPr>
          <w:fldChar w:fldCharType="begin"/>
        </w:r>
        <w:r w:rsidR="00436A34">
          <w:rPr>
            <w:noProof/>
            <w:webHidden/>
          </w:rPr>
          <w:instrText xml:space="preserve"> PAGEREF _Toc38145555 \h </w:instrText>
        </w:r>
        <w:r w:rsidR="00436A34">
          <w:rPr>
            <w:noProof/>
            <w:webHidden/>
          </w:rPr>
        </w:r>
        <w:r w:rsidR="00436A34">
          <w:rPr>
            <w:noProof/>
            <w:webHidden/>
          </w:rPr>
          <w:fldChar w:fldCharType="separate"/>
        </w:r>
        <w:r w:rsidR="00436A34">
          <w:rPr>
            <w:noProof/>
            <w:webHidden/>
          </w:rPr>
          <w:t>29</w:t>
        </w:r>
        <w:r w:rsidR="00436A34">
          <w:rPr>
            <w:noProof/>
            <w:webHidden/>
          </w:rPr>
          <w:fldChar w:fldCharType="end"/>
        </w:r>
      </w:hyperlink>
    </w:p>
    <w:p w14:paraId="7115CD41" w14:textId="77777777" w:rsidR="00436A34" w:rsidRDefault="00577754" w:rsidP="00827535">
      <w:pPr>
        <w:pStyle w:val="TableofFigures"/>
        <w:tabs>
          <w:tab w:val="right" w:leader="dot" w:pos="9350"/>
        </w:tabs>
        <w:spacing w:line="312" w:lineRule="auto"/>
        <w:rPr>
          <w:rFonts w:asciiTheme="minorHAnsi" w:eastAsiaTheme="minorEastAsia" w:hAnsiTheme="minorHAnsi"/>
          <w:noProof/>
          <w:sz w:val="22"/>
        </w:rPr>
      </w:pPr>
      <w:hyperlink w:anchor="_Toc38145556" w:history="1">
        <w:r w:rsidR="00436A34" w:rsidRPr="00177475">
          <w:rPr>
            <w:rStyle w:val="Hyperlink"/>
            <w:noProof/>
          </w:rPr>
          <w:t>Hình 18: Liên kết các bảng.</w:t>
        </w:r>
        <w:r w:rsidR="00436A34">
          <w:rPr>
            <w:noProof/>
            <w:webHidden/>
          </w:rPr>
          <w:tab/>
        </w:r>
        <w:r w:rsidR="00436A34">
          <w:rPr>
            <w:noProof/>
            <w:webHidden/>
          </w:rPr>
          <w:fldChar w:fldCharType="begin"/>
        </w:r>
        <w:r w:rsidR="00436A34">
          <w:rPr>
            <w:noProof/>
            <w:webHidden/>
          </w:rPr>
          <w:instrText xml:space="preserve"> PAGEREF _Toc38145556 \h </w:instrText>
        </w:r>
        <w:r w:rsidR="00436A34">
          <w:rPr>
            <w:noProof/>
            <w:webHidden/>
          </w:rPr>
        </w:r>
        <w:r w:rsidR="00436A34">
          <w:rPr>
            <w:noProof/>
            <w:webHidden/>
          </w:rPr>
          <w:fldChar w:fldCharType="separate"/>
        </w:r>
        <w:r w:rsidR="00436A34">
          <w:rPr>
            <w:noProof/>
            <w:webHidden/>
          </w:rPr>
          <w:t>42</w:t>
        </w:r>
        <w:r w:rsidR="00436A34">
          <w:rPr>
            <w:noProof/>
            <w:webHidden/>
          </w:rPr>
          <w:fldChar w:fldCharType="end"/>
        </w:r>
      </w:hyperlink>
    </w:p>
    <w:p w14:paraId="6C703910" w14:textId="77777777" w:rsidR="00BC5D4D" w:rsidRPr="00BC5D4D" w:rsidRDefault="00436A34" w:rsidP="00827535">
      <w:pPr>
        <w:spacing w:line="312" w:lineRule="auto"/>
        <w:jc w:val="center"/>
        <w:rPr>
          <w:b/>
          <w:sz w:val="32"/>
          <w:szCs w:val="32"/>
        </w:rPr>
        <w:sectPr w:rsidR="00BC5D4D" w:rsidRPr="00BC5D4D" w:rsidSect="005E623E">
          <w:pgSz w:w="12240" w:h="15840"/>
          <w:pgMar w:top="1440" w:right="1440" w:bottom="1440" w:left="1440" w:header="720" w:footer="720" w:gutter="0"/>
          <w:pgNumType w:fmt="lowerRoman" w:start="3"/>
          <w:cols w:space="720"/>
          <w:docGrid w:linePitch="360"/>
        </w:sectPr>
      </w:pPr>
      <w:r>
        <w:rPr>
          <w:b/>
          <w:sz w:val="32"/>
          <w:szCs w:val="32"/>
        </w:rPr>
        <w:fldChar w:fldCharType="end"/>
      </w:r>
    </w:p>
    <w:p w14:paraId="2849FDCB" w14:textId="77777777" w:rsidR="00477CA4" w:rsidRPr="00A07882" w:rsidRDefault="00477CA4" w:rsidP="00A07882">
      <w:pPr>
        <w:pStyle w:val="Heading1"/>
        <w:spacing w:after="240"/>
        <w:rPr>
          <w:rFonts w:ascii="Times New Roman" w:hAnsi="Times New Roman"/>
          <w:sz w:val="32"/>
          <w:szCs w:val="32"/>
          <w:lang w:val="vi-VN"/>
        </w:rPr>
      </w:pPr>
      <w:bookmarkStart w:id="6" w:name="_Toc38143537"/>
      <w:r w:rsidRPr="00A07882">
        <w:rPr>
          <w:rFonts w:ascii="Times New Roman" w:hAnsi="Times New Roman"/>
          <w:sz w:val="32"/>
          <w:szCs w:val="32"/>
          <w:lang w:val="vi-VN"/>
        </w:rPr>
        <w:lastRenderedPageBreak/>
        <w:t>MỞ ĐẦU</w:t>
      </w:r>
      <w:bookmarkEnd w:id="6"/>
    </w:p>
    <w:p w14:paraId="399A2CA3" w14:textId="77777777" w:rsidR="00477CA4" w:rsidRDefault="002F4D1E" w:rsidP="002F4D1E">
      <w:pPr>
        <w:pStyle w:val="ListParagraph"/>
        <w:numPr>
          <w:ilvl w:val="0"/>
          <w:numId w:val="5"/>
        </w:numPr>
        <w:rPr>
          <w:b/>
        </w:rPr>
      </w:pPr>
      <w:r w:rsidRPr="002F4D1E">
        <w:rPr>
          <w:b/>
        </w:rPr>
        <w:t>Lý do lựa chọn đề tài</w:t>
      </w:r>
    </w:p>
    <w:p w14:paraId="6AAF4586" w14:textId="77777777" w:rsidR="00AA56B2" w:rsidRPr="00AA56B2" w:rsidRDefault="00B42907" w:rsidP="00AA56B2">
      <w:pPr>
        <w:spacing w:line="312" w:lineRule="auto"/>
        <w:ind w:left="357" w:firstLine="567"/>
        <w:rPr>
          <w:rFonts w:cs="Times New Roman"/>
          <w:szCs w:val="26"/>
        </w:rPr>
      </w:pPr>
      <w:r w:rsidRPr="00B42907">
        <w:rPr>
          <w:rFonts w:eastAsia="Times New Roman" w:cs="Times New Roman"/>
          <w:color w:val="000000"/>
          <w:szCs w:val="26"/>
        </w:rPr>
        <w:t>Trước tác động của cuộc CMCN lần thứ 4</w:t>
      </w:r>
      <w:r w:rsidR="008A4461">
        <w:rPr>
          <w:rFonts w:cs="Times New Roman"/>
          <w:szCs w:val="26"/>
        </w:rPr>
        <w:t>, x</w:t>
      </w:r>
      <w:r w:rsidR="00AA56B2" w:rsidRPr="00AA56B2">
        <w:rPr>
          <w:rFonts w:cs="Times New Roman"/>
          <w:szCs w:val="26"/>
        </w:rPr>
        <w:t>ã hội “không tiền mặ</w:t>
      </w:r>
      <w:r w:rsidR="008A4461">
        <w:rPr>
          <w:rFonts w:cs="Times New Roman"/>
          <w:szCs w:val="26"/>
        </w:rPr>
        <w:t>t” trở thành</w:t>
      </w:r>
      <w:r w:rsidR="00AA56B2" w:rsidRPr="00AA56B2">
        <w:rPr>
          <w:rFonts w:cs="Times New Roman"/>
          <w:szCs w:val="26"/>
        </w:rPr>
        <w:t xml:space="preserve"> một xu hướng tất yếu của</w:t>
      </w:r>
      <w:r w:rsidR="008A4461">
        <w:rPr>
          <w:rFonts w:cs="Times New Roman"/>
          <w:szCs w:val="26"/>
        </w:rPr>
        <w:t xml:space="preserve"> hầu hết</w:t>
      </w:r>
      <w:r w:rsidR="00AA56B2" w:rsidRPr="00AA56B2">
        <w:rPr>
          <w:rFonts w:cs="Times New Roman"/>
          <w:szCs w:val="26"/>
        </w:rPr>
        <w:t xml:space="preserve"> các quốc gia trên thế giới nhằm thúc đẩy nền kinh tế, minh bạch các giao dịch chi tiêu và làm trơn tru dòng chảy tiền tệ. Tại đó, thanh toán điện tử với tiềm năng phát triển và lợi ích vượt trội</w:t>
      </w:r>
      <w:r w:rsidR="00AA56B2">
        <w:rPr>
          <w:rFonts w:cs="Times New Roman"/>
          <w:szCs w:val="26"/>
        </w:rPr>
        <w:t xml:space="preserve"> mà nó mang lại được cho là</w:t>
      </w:r>
      <w:r w:rsidR="00AA56B2" w:rsidRPr="00AA56B2">
        <w:rPr>
          <w:rFonts w:cs="Times New Roman"/>
          <w:szCs w:val="26"/>
        </w:rPr>
        <w:t xml:space="preserve"> hình thức thanh toán phổ biến </w:t>
      </w:r>
      <w:r w:rsidR="00AA56B2">
        <w:rPr>
          <w:rFonts w:cs="Times New Roman"/>
          <w:szCs w:val="26"/>
        </w:rPr>
        <w:t>được áp dụng vào rất nhiều các lĩnh vực đời sống trong đó có từ thiện.</w:t>
      </w:r>
    </w:p>
    <w:p w14:paraId="610B1D7D" w14:textId="77777777" w:rsidR="00AA56B2" w:rsidRDefault="00AA56B2" w:rsidP="00B42907">
      <w:pPr>
        <w:spacing w:line="312" w:lineRule="auto"/>
        <w:ind w:left="357" w:firstLine="567"/>
        <w:rPr>
          <w:rFonts w:cs="Times New Roman"/>
          <w:szCs w:val="26"/>
        </w:rPr>
      </w:pPr>
      <w:r w:rsidRPr="00AA56B2">
        <w:rPr>
          <w:rFonts w:cs="Times New Roman"/>
          <w:szCs w:val="26"/>
        </w:rPr>
        <w:t xml:space="preserve">Tại Việt Nam, từ thiện </w:t>
      </w:r>
      <w:r w:rsidR="00B42907">
        <w:rPr>
          <w:rFonts w:cs="Times New Roman"/>
          <w:szCs w:val="26"/>
        </w:rPr>
        <w:t>thông qua hình thức quyên góp trực tuyến</w:t>
      </w:r>
      <w:r w:rsidRPr="00AA56B2">
        <w:rPr>
          <w:rFonts w:cs="Times New Roman"/>
          <w:szCs w:val="26"/>
        </w:rPr>
        <w:t xml:space="preserve"> không còn quá xa lạ khi mà ngày nay xu hướng sử dụng các thiết bị điện tử và mạng internet để giải quyết các nhu cầu cá nhân và nhu cầu xã hội ngày càng được ưa chuộng. </w:t>
      </w:r>
      <w:r>
        <w:rPr>
          <w:rFonts w:cs="Times New Roman"/>
          <w:szCs w:val="26"/>
        </w:rPr>
        <w:t>Đặc biệ</w:t>
      </w:r>
      <w:r w:rsidR="00DA1811">
        <w:rPr>
          <w:rFonts w:cs="Times New Roman"/>
          <w:szCs w:val="26"/>
        </w:rPr>
        <w:t xml:space="preserve">t, </w:t>
      </w:r>
      <w:r>
        <w:rPr>
          <w:rFonts w:cs="Times New Roman"/>
          <w:szCs w:val="26"/>
        </w:rPr>
        <w:t>không chỉ Việt Nam mà còn ở hầu hết các quốc gia trên thế giới nền kinh tế</w:t>
      </w:r>
      <w:r w:rsidR="00DA1811">
        <w:rPr>
          <w:rFonts w:cs="Times New Roman"/>
          <w:szCs w:val="26"/>
        </w:rPr>
        <w:t xml:space="preserve"> đều</w:t>
      </w:r>
      <w:r>
        <w:rPr>
          <w:rFonts w:cs="Times New Roman"/>
          <w:szCs w:val="26"/>
        </w:rPr>
        <w:t xml:space="preserve"> có sự chênh lệch giữa các vùng miền</w:t>
      </w:r>
      <w:r w:rsidR="00DA1811">
        <w:rPr>
          <w:rFonts w:cs="Times New Roman"/>
          <w:szCs w:val="26"/>
        </w:rPr>
        <w:t>,</w:t>
      </w:r>
      <w:r>
        <w:rPr>
          <w:rFonts w:cs="Times New Roman"/>
          <w:szCs w:val="26"/>
        </w:rPr>
        <w:t xml:space="preserve"> cùng với sự ảnh hưởng từ thiên tai</w:t>
      </w:r>
      <w:r w:rsidR="00DA1811">
        <w:rPr>
          <w:rFonts w:cs="Times New Roman"/>
          <w:szCs w:val="26"/>
        </w:rPr>
        <w:t>, bệnh tật</w:t>
      </w:r>
      <w:r>
        <w:rPr>
          <w:rFonts w:cs="Times New Roman"/>
          <w:szCs w:val="26"/>
        </w:rPr>
        <w:t xml:space="preserve"> đã dẫn đến việc số người cần sự trợ giúp xã hội là rất lớn</w:t>
      </w:r>
      <w:r w:rsidR="00DA1811">
        <w:rPr>
          <w:rFonts w:cs="Times New Roman"/>
          <w:szCs w:val="26"/>
        </w:rPr>
        <w:t>.</w:t>
      </w:r>
    </w:p>
    <w:p w14:paraId="02772F43" w14:textId="77777777" w:rsidR="006034B6" w:rsidRPr="006034B6" w:rsidRDefault="00002EF6" w:rsidP="00B42907">
      <w:pPr>
        <w:spacing w:line="312" w:lineRule="auto"/>
        <w:ind w:left="357" w:firstLine="567"/>
        <w:rPr>
          <w:rFonts w:cs="Times New Roman"/>
          <w:szCs w:val="26"/>
        </w:rPr>
      </w:pPr>
      <w:r>
        <w:rPr>
          <w:rFonts w:cs="Times New Roman"/>
          <w:szCs w:val="26"/>
        </w:rPr>
        <w:t>Xuất phát</w:t>
      </w:r>
      <w:r w:rsidR="00EB58B5">
        <w:rPr>
          <w:rFonts w:cs="Times New Roman"/>
          <w:szCs w:val="26"/>
        </w:rPr>
        <w:t xml:space="preserve"> ý tưởng</w:t>
      </w:r>
      <w:r>
        <w:rPr>
          <w:rFonts w:cs="Times New Roman"/>
          <w:szCs w:val="26"/>
        </w:rPr>
        <w:t xml:space="preserve"> từ</w:t>
      </w:r>
      <w:r w:rsidR="00EB58B5">
        <w:rPr>
          <w:rFonts w:cs="Times New Roman"/>
          <w:szCs w:val="26"/>
        </w:rPr>
        <w:t xml:space="preserve"> quỹ Sinh Tồn do cô Bùi Thị Hồng Nhung chủ nhiệm, hoạt động chủ yếu tại Viện Huyết học - Truyền máu Trung ương</w:t>
      </w:r>
      <w:r w:rsidR="006034B6">
        <w:rPr>
          <w:rFonts w:cs="Times New Roman"/>
          <w:szCs w:val="26"/>
        </w:rPr>
        <w:t>. Chúng em nhận thấy rằng đây là một hành động nhân văn, cần được lan tỏa ra cộng đồng.</w:t>
      </w:r>
      <w:r w:rsidR="00B42907">
        <w:rPr>
          <w:rFonts w:cs="Times New Roman"/>
          <w:szCs w:val="26"/>
        </w:rPr>
        <w:t xml:space="preserve"> Đ</w:t>
      </w:r>
      <w:r w:rsidR="006034B6">
        <w:rPr>
          <w:rFonts w:cs="Times New Roman"/>
          <w:szCs w:val="26"/>
        </w:rPr>
        <w:t xml:space="preserve">ược sự hợp tác của Đoàn Thanh niên và Hội sinh viên Học viện Ngân Hàng trên vai trò là tổ chức vận hành hệ thống. Nhóm sinh viên nghiên cứu tại phòng thí nghiệm Học viện Ngân Hàng chúng em đã xây dựng một </w:t>
      </w:r>
      <w:r w:rsidR="00B42907">
        <w:rPr>
          <w:rFonts w:cs="Times New Roman"/>
          <w:szCs w:val="26"/>
        </w:rPr>
        <w:t>ví thiện nguyện</w:t>
      </w:r>
      <w:r w:rsidR="006034B6">
        <w:rPr>
          <w:rFonts w:cs="Times New Roman"/>
          <w:szCs w:val="26"/>
        </w:rPr>
        <w:t xml:space="preserve"> trực tuyến trên hai môi trường Mobile App và Web App</w:t>
      </w:r>
      <w:r w:rsidR="000E32D9">
        <w:rPr>
          <w:rFonts w:cs="Times New Roman"/>
          <w:szCs w:val="26"/>
        </w:rPr>
        <w:t xml:space="preserve"> nhằm nhân rộng tình yêu thương trong toàn bộ sinh viên và giảng viên của Học viện.</w:t>
      </w:r>
    </w:p>
    <w:p w14:paraId="315CD191" w14:textId="77777777" w:rsidR="002F4D1E" w:rsidRDefault="002F4D1E" w:rsidP="002F4D1E">
      <w:pPr>
        <w:pStyle w:val="ListParagraph"/>
        <w:numPr>
          <w:ilvl w:val="0"/>
          <w:numId w:val="5"/>
        </w:numPr>
        <w:rPr>
          <w:b/>
        </w:rPr>
      </w:pPr>
      <w:r w:rsidRPr="002F4D1E">
        <w:rPr>
          <w:b/>
        </w:rPr>
        <w:t>Mục đích của đề tài</w:t>
      </w:r>
    </w:p>
    <w:p w14:paraId="50E0724E" w14:textId="77777777" w:rsidR="00F71058" w:rsidRDefault="00F71058" w:rsidP="00B42907">
      <w:pPr>
        <w:spacing w:line="312" w:lineRule="auto"/>
        <w:ind w:left="357" w:firstLine="567"/>
      </w:pPr>
      <w:r>
        <w:t>Thứ nhất,</w:t>
      </w:r>
      <w:r w:rsidR="000F6A24">
        <w:t xml:space="preserve"> hệ thống hóa được các kiến thức đã học để vận dụng được vào một bài toán cụ thể trên thực tế. Đồng thời, </w:t>
      </w:r>
      <w:r w:rsidR="00323FF9">
        <w:t>biết</w:t>
      </w:r>
      <w:r w:rsidR="000F6A24">
        <w:t xml:space="preserve"> cách</w:t>
      </w:r>
      <w:r w:rsidR="000F6A24" w:rsidRPr="000F6A24">
        <w:t xml:space="preserve"> </w:t>
      </w:r>
      <w:r w:rsidR="000F6A24">
        <w:t>tìm hiểu</w:t>
      </w:r>
      <w:r w:rsidR="00323FF9">
        <w:t>, nắm bắt</w:t>
      </w:r>
      <w:r w:rsidR="000F6A24">
        <w:t xml:space="preserve"> các vấn đề liên quan tới bài toán nghiệp vụ.</w:t>
      </w:r>
    </w:p>
    <w:p w14:paraId="4D8E07E1" w14:textId="77777777" w:rsidR="000F6A24" w:rsidRDefault="00F71058" w:rsidP="000F6A24">
      <w:pPr>
        <w:spacing w:line="312" w:lineRule="auto"/>
        <w:ind w:left="357" w:firstLine="567"/>
      </w:pPr>
      <w:r>
        <w:t xml:space="preserve">Thứ hai, </w:t>
      </w:r>
      <w:r w:rsidR="000F6A24">
        <w:t>nghiên cứu các giải pháp thanh toán điện tử hiện nay và cách để tích hợp chúng trong việc xây dựng được một hệ thống thiện nguyện hoàn chỉnh.</w:t>
      </w:r>
    </w:p>
    <w:p w14:paraId="5CD13201" w14:textId="77777777" w:rsidR="00F71058" w:rsidRPr="00F71058" w:rsidRDefault="00F71058" w:rsidP="00F71058">
      <w:pPr>
        <w:spacing w:line="312" w:lineRule="auto"/>
        <w:ind w:left="357" w:firstLine="567"/>
      </w:pPr>
      <w:r>
        <w:lastRenderedPageBreak/>
        <w:t>Thứ</w:t>
      </w:r>
      <w:r w:rsidR="000F6A24">
        <w:t xml:space="preserve"> ba, phân tích </w:t>
      </w:r>
      <w:r>
        <w:t>một cách tườ</w:t>
      </w:r>
      <w:r w:rsidR="000F6A24">
        <w:t xml:space="preserve">ng minh, xây dựng </w:t>
      </w:r>
      <w:r>
        <w:t>đầy đủ</w:t>
      </w:r>
      <w:r w:rsidR="000F6A24">
        <w:t xml:space="preserve"> các chức năng, chuẩn hóa các cơ sở dữ liệu cho</w:t>
      </w:r>
      <w:r>
        <w:t xml:space="preserve"> ứng dụ</w:t>
      </w:r>
      <w:r w:rsidR="000F6A24">
        <w:t>ng</w:t>
      </w:r>
      <w:r>
        <w:t>, đảm bảo tính thân thiện với người dùng, tính ứng dụng và kế thừa cao.</w:t>
      </w:r>
    </w:p>
    <w:p w14:paraId="60784673" w14:textId="77777777" w:rsidR="002F4D1E" w:rsidRDefault="002F4D1E" w:rsidP="002F4D1E">
      <w:pPr>
        <w:pStyle w:val="ListParagraph"/>
        <w:numPr>
          <w:ilvl w:val="0"/>
          <w:numId w:val="5"/>
        </w:numPr>
        <w:rPr>
          <w:b/>
        </w:rPr>
      </w:pPr>
      <w:r w:rsidRPr="002F4D1E">
        <w:rPr>
          <w:b/>
        </w:rPr>
        <w:t>Kết cấu của đề tài</w:t>
      </w:r>
    </w:p>
    <w:p w14:paraId="01338DD0" w14:textId="77777777" w:rsidR="00F71058" w:rsidRDefault="00F71058" w:rsidP="00F729FC">
      <w:pPr>
        <w:spacing w:line="312" w:lineRule="auto"/>
        <w:ind w:left="357" w:firstLine="567"/>
      </w:pPr>
      <w:r>
        <w:t>Đề tài được chia thành 4 phần với nội dung như sau:</w:t>
      </w:r>
    </w:p>
    <w:p w14:paraId="31D4047C" w14:textId="77777777" w:rsidR="00F71058" w:rsidRPr="00F729FC" w:rsidRDefault="00F71058" w:rsidP="00F729FC">
      <w:pPr>
        <w:spacing w:line="312" w:lineRule="auto"/>
        <w:ind w:left="357" w:firstLine="567"/>
        <w:rPr>
          <w:b/>
        </w:rPr>
      </w:pPr>
      <w:r w:rsidRPr="00F729FC">
        <w:rPr>
          <w:b/>
        </w:rPr>
        <w:t>Chương 1: Tìm hiểu tổng quan về bài toán nghiên cứu</w:t>
      </w:r>
    </w:p>
    <w:p w14:paraId="2DBCCB10" w14:textId="77777777" w:rsidR="00F71058" w:rsidRPr="00F729FC" w:rsidRDefault="00F71058" w:rsidP="00F729FC">
      <w:pPr>
        <w:spacing w:line="312" w:lineRule="auto"/>
        <w:ind w:left="357" w:firstLine="567"/>
        <w:rPr>
          <w:i/>
        </w:rPr>
      </w:pPr>
      <w:r w:rsidRPr="00F729FC">
        <w:rPr>
          <w:i/>
        </w:rPr>
        <w:t xml:space="preserve">Trong chương này, </w:t>
      </w:r>
      <w:r w:rsidR="00800B95" w:rsidRPr="00F729FC">
        <w:rPr>
          <w:i/>
        </w:rPr>
        <w:t>tác giả trình bày 3 nội dung: (1) giới thiệu về</w:t>
      </w:r>
      <w:r w:rsidR="000E32D9">
        <w:rPr>
          <w:i/>
        </w:rPr>
        <w:t xml:space="preserve"> lĩnh vực hoạt động</w:t>
      </w:r>
      <w:r w:rsidR="00800B95" w:rsidRPr="00F729FC">
        <w:rPr>
          <w:i/>
        </w:rPr>
        <w:t xml:space="preserve"> </w:t>
      </w:r>
      <w:r w:rsidR="00DB62D7">
        <w:rPr>
          <w:i/>
        </w:rPr>
        <w:t xml:space="preserve">của đơn vị thực tập và nền tảng </w:t>
      </w:r>
      <w:r w:rsidR="000E32D9">
        <w:rPr>
          <w:i/>
        </w:rPr>
        <w:t>công nghệ mà đơn vị đó cung cấp</w:t>
      </w:r>
      <w:r w:rsidR="00800B95" w:rsidRPr="00F729FC">
        <w:rPr>
          <w:i/>
        </w:rPr>
        <w:t>, (2) khảo sát các hệ thống thiện nguyện trong nước và nước ngoài</w:t>
      </w:r>
      <w:r w:rsidR="00F729FC">
        <w:rPr>
          <w:i/>
        </w:rPr>
        <w:t xml:space="preserve"> </w:t>
      </w:r>
      <w:r w:rsidR="00F729FC" w:rsidRPr="00F729FC">
        <w:rPr>
          <w:i/>
        </w:rPr>
        <w:t>đồng thời</w:t>
      </w:r>
      <w:r w:rsidR="00F729FC">
        <w:rPr>
          <w:i/>
        </w:rPr>
        <w:t xml:space="preserve"> </w:t>
      </w:r>
      <w:r w:rsidR="00F729FC" w:rsidRPr="00F729FC">
        <w:rPr>
          <w:i/>
        </w:rPr>
        <w:t>tìm hiểu xu hướng phát triển thanh toán điện tử tại Việt Nam</w:t>
      </w:r>
      <w:r w:rsidR="00800B95" w:rsidRPr="00F729FC">
        <w:rPr>
          <w:i/>
        </w:rPr>
        <w:t>, (3) phác thảo một cách sơ bộ nhất về ý tưởng triển khai của đề tài.</w:t>
      </w:r>
    </w:p>
    <w:p w14:paraId="3EC6E4C4" w14:textId="77777777" w:rsidR="00F71058" w:rsidRPr="00F729FC" w:rsidRDefault="00F71058" w:rsidP="00F729FC">
      <w:pPr>
        <w:spacing w:line="312" w:lineRule="auto"/>
        <w:ind w:left="357" w:firstLine="567"/>
        <w:rPr>
          <w:b/>
        </w:rPr>
      </w:pPr>
      <w:r w:rsidRPr="00F729FC">
        <w:rPr>
          <w:b/>
        </w:rPr>
        <w:t>Chương 2: Phân tích hệ thống</w:t>
      </w:r>
    </w:p>
    <w:p w14:paraId="6F42FB05" w14:textId="77777777" w:rsidR="00800B95" w:rsidRPr="00F729FC" w:rsidRDefault="00F729FC" w:rsidP="00F729FC">
      <w:pPr>
        <w:spacing w:line="312" w:lineRule="auto"/>
        <w:ind w:left="357" w:firstLine="567"/>
        <w:rPr>
          <w:i/>
        </w:rPr>
      </w:pPr>
      <w:r w:rsidRPr="00F729FC">
        <w:rPr>
          <w:i/>
        </w:rPr>
        <w:t xml:space="preserve">Nội dung chương này, tác giả trình bày 3 nội dung: (1) xác định các tác nhân và tính năng của hệ thống, (2) </w:t>
      </w:r>
      <w:r w:rsidR="00DB62D7">
        <w:rPr>
          <w:i/>
        </w:rPr>
        <w:t>phân tích hệ thống về mặt xử lý luồng dữ liệu</w:t>
      </w:r>
      <w:r w:rsidRPr="00F729FC">
        <w:rPr>
          <w:i/>
        </w:rPr>
        <w:t>, (3) mô hình hóa các quy trình nghiệp vụ</w:t>
      </w:r>
      <w:r>
        <w:rPr>
          <w:i/>
        </w:rPr>
        <w:t>.</w:t>
      </w:r>
    </w:p>
    <w:p w14:paraId="77A4DFCE" w14:textId="77777777" w:rsidR="00F71058" w:rsidRDefault="00F71058" w:rsidP="00F729FC">
      <w:pPr>
        <w:spacing w:line="312" w:lineRule="auto"/>
        <w:ind w:left="357" w:firstLine="567"/>
        <w:rPr>
          <w:b/>
        </w:rPr>
      </w:pPr>
      <w:r w:rsidRPr="00F729FC">
        <w:rPr>
          <w:b/>
        </w:rPr>
        <w:t>Chương 3: Thiết kế hệ thống</w:t>
      </w:r>
    </w:p>
    <w:p w14:paraId="0B2ADEBF" w14:textId="77777777" w:rsidR="00F729FC" w:rsidRPr="00F729FC" w:rsidRDefault="00F729FC" w:rsidP="00F729FC">
      <w:pPr>
        <w:spacing w:line="312" w:lineRule="auto"/>
        <w:ind w:left="357" w:firstLine="567"/>
        <w:rPr>
          <w:i/>
        </w:rPr>
      </w:pPr>
      <w:r w:rsidRPr="00F729FC">
        <w:rPr>
          <w:i/>
        </w:rPr>
        <w:t>Trong chương này, tác giả trình bày 2 nội dung: (1) thiết kế chi tiết các giao diện của hệ thống, (2) thiết kế cơ sở dữ liệu mức khái niệm, mứ</w:t>
      </w:r>
      <w:r w:rsidR="00DB62D7">
        <w:rPr>
          <w:i/>
        </w:rPr>
        <w:t>c logic và</w:t>
      </w:r>
      <w:r w:rsidRPr="00F729FC">
        <w:rPr>
          <w:i/>
        </w:rPr>
        <w:t xml:space="preserve"> mức vậ</w:t>
      </w:r>
      <w:r w:rsidR="00DB62D7">
        <w:rPr>
          <w:i/>
        </w:rPr>
        <w:t>t lý</w:t>
      </w:r>
      <w:r w:rsidRPr="00F729FC">
        <w:rPr>
          <w:i/>
        </w:rPr>
        <w:t>.</w:t>
      </w:r>
    </w:p>
    <w:p w14:paraId="06AFF113" w14:textId="77777777" w:rsidR="00F71058" w:rsidRDefault="00F71058" w:rsidP="00F729FC">
      <w:pPr>
        <w:spacing w:line="312" w:lineRule="auto"/>
        <w:ind w:left="357" w:firstLine="567"/>
        <w:rPr>
          <w:b/>
        </w:rPr>
      </w:pPr>
      <w:r w:rsidRPr="00F729FC">
        <w:rPr>
          <w:b/>
        </w:rPr>
        <w:t>Chương 4: Một số kết quả đạt được</w:t>
      </w:r>
    </w:p>
    <w:p w14:paraId="26C01569" w14:textId="77777777" w:rsidR="00477CA4" w:rsidRDefault="00F729FC" w:rsidP="00F729FC">
      <w:pPr>
        <w:spacing w:line="312" w:lineRule="auto"/>
        <w:ind w:left="357" w:firstLine="567"/>
        <w:rPr>
          <w:i/>
        </w:rPr>
      </w:pPr>
      <w:r w:rsidRPr="00F729FC">
        <w:rPr>
          <w:i/>
        </w:rPr>
        <w:t>Dựa trên các phân tích và thiết kế cụ thể đã thực hiện, nội dung chương này trình bày một số kết quả thu được sau khi xây dựng và kiểm thử hệ thố</w:t>
      </w:r>
      <w:r w:rsidR="00DB62D7">
        <w:rPr>
          <w:i/>
        </w:rPr>
        <w:t>ng trên hai môi trường</w:t>
      </w:r>
      <w:r w:rsidRPr="00F729FC">
        <w:rPr>
          <w:i/>
        </w:rPr>
        <w:t xml:space="preserve"> Mobile App và Web App.</w:t>
      </w:r>
    </w:p>
    <w:p w14:paraId="320216C4" w14:textId="77777777" w:rsidR="00F729FC" w:rsidRDefault="00F729FC" w:rsidP="00477CA4">
      <w:pPr>
        <w:rPr>
          <w:b/>
          <w:sz w:val="28"/>
          <w:szCs w:val="28"/>
          <w:lang w:val="vi-VN"/>
        </w:rPr>
        <w:sectPr w:rsidR="00F729FC" w:rsidSect="00E52A43">
          <w:pgSz w:w="12240" w:h="15840"/>
          <w:pgMar w:top="1440" w:right="1440" w:bottom="1440" w:left="1440" w:header="720" w:footer="720" w:gutter="0"/>
          <w:pgNumType w:start="1"/>
          <w:cols w:space="720"/>
          <w:docGrid w:linePitch="360"/>
        </w:sectPr>
      </w:pPr>
    </w:p>
    <w:p w14:paraId="15302AD5" w14:textId="77777777" w:rsidR="00755456" w:rsidRDefault="002F4D1E" w:rsidP="000B07CF">
      <w:pPr>
        <w:pStyle w:val="Heading1"/>
        <w:spacing w:line="360" w:lineRule="auto"/>
        <w:ind w:left="567" w:right="571" w:firstLine="567"/>
        <w:rPr>
          <w:rFonts w:ascii="Times New Roman" w:hAnsi="Times New Roman"/>
          <w:sz w:val="28"/>
          <w:szCs w:val="28"/>
        </w:rPr>
      </w:pPr>
      <w:bookmarkStart w:id="7" w:name="_Toc38143538"/>
      <w:r w:rsidRPr="005E3BA8">
        <w:rPr>
          <w:rFonts w:ascii="Times New Roman" w:hAnsi="Times New Roman"/>
          <w:sz w:val="28"/>
          <w:szCs w:val="28"/>
          <w:lang w:val="vi-VN"/>
        </w:rPr>
        <w:lastRenderedPageBreak/>
        <w:t xml:space="preserve">CHƯƠNG 1: </w:t>
      </w:r>
      <w:r w:rsidRPr="005E3BA8">
        <w:rPr>
          <w:rFonts w:ascii="Times New Roman" w:hAnsi="Times New Roman"/>
          <w:sz w:val="28"/>
          <w:szCs w:val="28"/>
        </w:rPr>
        <w:t>TÌM HIỂU</w:t>
      </w:r>
      <w:r w:rsidR="00E36AC7" w:rsidRPr="005E3BA8">
        <w:rPr>
          <w:rFonts w:ascii="Times New Roman" w:hAnsi="Times New Roman"/>
          <w:sz w:val="28"/>
          <w:szCs w:val="28"/>
          <w:lang w:val="vi-VN"/>
        </w:rPr>
        <w:t xml:space="preserve"> TỔNG QUAN VỀ </w:t>
      </w:r>
      <w:r w:rsidR="0062143E" w:rsidRPr="005E3BA8">
        <w:rPr>
          <w:rFonts w:ascii="Times New Roman" w:hAnsi="Times New Roman"/>
          <w:sz w:val="28"/>
          <w:szCs w:val="28"/>
        </w:rPr>
        <w:t>BÀI TOÁN</w:t>
      </w:r>
      <w:r w:rsidR="00CC7C01" w:rsidRPr="005E3BA8">
        <w:rPr>
          <w:rFonts w:ascii="Times New Roman" w:hAnsi="Times New Roman"/>
          <w:sz w:val="28"/>
          <w:szCs w:val="28"/>
        </w:rPr>
        <w:t xml:space="preserve"> NGHIÊN CỨU</w:t>
      </w:r>
      <w:bookmarkEnd w:id="7"/>
    </w:p>
    <w:p w14:paraId="73E7E7BF" w14:textId="77777777" w:rsidR="00A20051" w:rsidRPr="003F09A1" w:rsidRDefault="00A20051" w:rsidP="00EE7F5C">
      <w:pPr>
        <w:spacing w:line="312" w:lineRule="auto"/>
        <w:ind w:left="567" w:right="571"/>
        <w:rPr>
          <w:i/>
        </w:rPr>
      </w:pPr>
      <w:r w:rsidRPr="003F09A1">
        <w:rPr>
          <w:i/>
        </w:rPr>
        <w:t>Trong chương 1 này, ngoài việc giới thiệu một cách sơ lược về đơn vị thực tập, tác giả tập trung nghiên cứu về thực trạng từ thiện trực tuyến hiệ</w:t>
      </w:r>
      <w:r w:rsidR="00835CAE">
        <w:rPr>
          <w:i/>
        </w:rPr>
        <w:t xml:space="preserve">n nay, </w:t>
      </w:r>
      <w:r w:rsidRPr="003F09A1">
        <w:rPr>
          <w:i/>
        </w:rPr>
        <w:t>hệ thố</w:t>
      </w:r>
      <w:r w:rsidR="00E20BA4" w:rsidRPr="003F09A1">
        <w:rPr>
          <w:i/>
        </w:rPr>
        <w:t>ng hóa các hình thức</w:t>
      </w:r>
      <w:r w:rsidRPr="003F09A1">
        <w:rPr>
          <w:i/>
        </w:rPr>
        <w:t xml:space="preserve"> thiện nguyện trực tuyến trong và ngoài nước</w:t>
      </w:r>
      <w:r w:rsidR="00835CAE">
        <w:rPr>
          <w:i/>
        </w:rPr>
        <w:t xml:space="preserve"> để thấy được tầm quan trọng của việc xây dựng một ví thiện nguyện trực tuyến</w:t>
      </w:r>
      <w:r w:rsidR="003F09A1" w:rsidRPr="003F09A1">
        <w:rPr>
          <w:i/>
        </w:rPr>
        <w:t>. K</w:t>
      </w:r>
      <w:r w:rsidRPr="003F09A1">
        <w:rPr>
          <w:i/>
        </w:rPr>
        <w:t>ết quả</w:t>
      </w:r>
      <w:r w:rsidR="003F09A1" w:rsidRPr="003F09A1">
        <w:rPr>
          <w:i/>
        </w:rPr>
        <w:t xml:space="preserve"> nghiên cứu</w:t>
      </w:r>
      <w:r w:rsidRPr="003F09A1">
        <w:rPr>
          <w:i/>
        </w:rPr>
        <w:t xml:space="preserve"> của chương này cũng là nền tảng để đề xuất</w:t>
      </w:r>
      <w:r w:rsidR="00835CAE">
        <w:rPr>
          <w:i/>
        </w:rPr>
        <w:t xml:space="preserve"> ý tưởng,</w:t>
      </w:r>
      <w:r w:rsidRPr="003F09A1">
        <w:rPr>
          <w:i/>
        </w:rPr>
        <w:t xml:space="preserve"> các</w:t>
      </w:r>
      <w:r w:rsidR="00E20BA4" w:rsidRPr="003F09A1">
        <w:rPr>
          <w:i/>
        </w:rPr>
        <w:t xml:space="preserve"> tác nhân,</w:t>
      </w:r>
      <w:r w:rsidRPr="003F09A1">
        <w:rPr>
          <w:i/>
        </w:rPr>
        <w:t xml:space="preserve"> tính năng</w:t>
      </w:r>
      <w:r w:rsidR="00E20BA4" w:rsidRPr="003F09A1">
        <w:rPr>
          <w:i/>
        </w:rPr>
        <w:t xml:space="preserve">, </w:t>
      </w:r>
      <w:r w:rsidR="00EE7F5C">
        <w:rPr>
          <w:i/>
        </w:rPr>
        <w:t xml:space="preserve">quy trình </w:t>
      </w:r>
      <w:r w:rsidR="00E20BA4" w:rsidRPr="003F09A1">
        <w:rPr>
          <w:i/>
        </w:rPr>
        <w:t>nghiệp vụ của hệ thống</w:t>
      </w:r>
      <w:r w:rsidRPr="003F09A1">
        <w:rPr>
          <w:i/>
        </w:rPr>
        <w:t xml:space="preserve"> trong</w:t>
      </w:r>
      <w:r w:rsidR="003F09A1" w:rsidRPr="003F09A1">
        <w:rPr>
          <w:i/>
        </w:rPr>
        <w:t xml:space="preserve"> các</w:t>
      </w:r>
      <w:r w:rsidRPr="003F09A1">
        <w:rPr>
          <w:i/>
        </w:rPr>
        <w:t xml:space="preserve"> chương tiếp theo</w:t>
      </w:r>
      <w:r w:rsidR="00E20BA4" w:rsidRPr="003F09A1">
        <w:rPr>
          <w:i/>
        </w:rPr>
        <w:t>.</w:t>
      </w:r>
    </w:p>
    <w:p w14:paraId="22B27756" w14:textId="77777777" w:rsidR="00727912" w:rsidRPr="00551001" w:rsidRDefault="00727912" w:rsidP="005E3BA8">
      <w:pPr>
        <w:pStyle w:val="ListParagraph"/>
        <w:numPr>
          <w:ilvl w:val="1"/>
          <w:numId w:val="6"/>
        </w:numPr>
        <w:outlineLvl w:val="1"/>
        <w:rPr>
          <w:b/>
          <w:szCs w:val="26"/>
        </w:rPr>
      </w:pPr>
      <w:bookmarkStart w:id="8" w:name="_Toc38143539"/>
      <w:r w:rsidRPr="00551001">
        <w:rPr>
          <w:b/>
          <w:szCs w:val="26"/>
        </w:rPr>
        <w:t>Giới thiệu đơn vị thực tập</w:t>
      </w:r>
      <w:bookmarkEnd w:id="8"/>
    </w:p>
    <w:p w14:paraId="3398D5EA" w14:textId="77777777" w:rsidR="00551001" w:rsidRPr="00687A5B" w:rsidRDefault="00551001" w:rsidP="00687A5B">
      <w:pPr>
        <w:spacing w:line="312" w:lineRule="auto"/>
        <w:ind w:firstLine="567"/>
        <w:rPr>
          <w:rFonts w:cs="Times New Roman"/>
          <w:szCs w:val="26"/>
        </w:rPr>
      </w:pPr>
      <w:r w:rsidRPr="00A66395">
        <w:rPr>
          <w:rFonts w:cs="Times New Roman"/>
          <w:szCs w:val="26"/>
        </w:rPr>
        <w:t>OpenWay</w:t>
      </w:r>
      <w:r w:rsidRPr="00687A5B">
        <w:rPr>
          <w:rFonts w:cs="Times New Roman"/>
          <w:szCs w:val="26"/>
        </w:rPr>
        <w:t xml:space="preserve"> là một công ty toàn cầu có trụ sở tại Bỉ và có 20 văn phòng lớn trên toàn thế giới</w:t>
      </w:r>
      <w:r w:rsidR="00835CAE">
        <w:rPr>
          <w:rFonts w:cs="Times New Roman"/>
          <w:szCs w:val="26"/>
        </w:rPr>
        <w:t>,</w:t>
      </w:r>
      <w:r w:rsidRPr="00687A5B">
        <w:rPr>
          <w:rFonts w:cs="Times New Roman"/>
          <w:szCs w:val="26"/>
        </w:rPr>
        <w:t xml:space="preserve"> </w:t>
      </w:r>
      <w:r w:rsidR="00687A5B" w:rsidRPr="00687A5B">
        <w:rPr>
          <w:rFonts w:cs="Times New Roman"/>
          <w:color w:val="222222"/>
          <w:szCs w:val="26"/>
        </w:rPr>
        <w:t xml:space="preserve">đơn vị được </w:t>
      </w:r>
      <w:r w:rsidR="00835CAE" w:rsidRPr="00323FF9">
        <w:t>Gartner và Ovum</w:t>
      </w:r>
      <w:r w:rsidR="00835CAE">
        <w:rPr>
          <w:rStyle w:val="FootnoteReference"/>
          <w:color w:val="000000"/>
        </w:rPr>
        <w:footnoteReference w:id="1"/>
      </w:r>
      <w:r w:rsidR="00835CAE" w:rsidRPr="00323FF9">
        <w:t xml:space="preserve"> </w:t>
      </w:r>
      <w:r w:rsidR="00687A5B" w:rsidRPr="00687A5B">
        <w:rPr>
          <w:rFonts w:cs="Times New Roman"/>
          <w:color w:val="222222"/>
          <w:szCs w:val="26"/>
        </w:rPr>
        <w:t xml:space="preserve"> đánh giá là công ty cung cấp giải pháp thanh toán kỹ thuật số tốt nhấ</w:t>
      </w:r>
      <w:r w:rsidR="00A66395">
        <w:rPr>
          <w:rFonts w:cs="Times New Roman"/>
          <w:color w:val="222222"/>
          <w:szCs w:val="26"/>
        </w:rPr>
        <w:t>t</w:t>
      </w:r>
      <w:r w:rsidR="00687A5B" w:rsidRPr="00687A5B">
        <w:rPr>
          <w:rFonts w:cs="Times New Roman"/>
          <w:color w:val="222222"/>
          <w:szCs w:val="26"/>
        </w:rPr>
        <w:t xml:space="preserve"> và là công ty hàng đầu về giải pháp ví kỹ thuật số với sản phẩm nổi bật</w:t>
      </w:r>
      <w:r w:rsidR="00687A5B" w:rsidRPr="00687A5B">
        <w:rPr>
          <w:rFonts w:cs="Times New Roman"/>
          <w:szCs w:val="26"/>
        </w:rPr>
        <w:t xml:space="preserve"> là</w:t>
      </w:r>
      <w:r w:rsidRPr="00687A5B">
        <w:rPr>
          <w:rFonts w:cs="Times New Roman"/>
          <w:szCs w:val="26"/>
        </w:rPr>
        <w:t xml:space="preserve"> nền tảng Way4</w:t>
      </w:r>
      <w:r w:rsidR="00687A5B" w:rsidRPr="00687A5B">
        <w:rPr>
          <w:rFonts w:cs="Times New Roman"/>
          <w:szCs w:val="26"/>
        </w:rPr>
        <w:t>.</w:t>
      </w:r>
      <w:r w:rsidR="00687A5B" w:rsidRPr="00687A5B">
        <w:rPr>
          <w:rFonts w:cs="Times New Roman"/>
          <w:color w:val="222222"/>
          <w:szCs w:val="26"/>
          <w:shd w:val="clear" w:color="auto" w:fill="FCFAF6"/>
        </w:rPr>
        <w:t xml:space="preserve"> </w:t>
      </w:r>
    </w:p>
    <w:p w14:paraId="09534A47" w14:textId="77777777" w:rsidR="00551001" w:rsidRPr="00687A5B" w:rsidRDefault="00551001" w:rsidP="00687A5B">
      <w:pPr>
        <w:spacing w:line="312" w:lineRule="auto"/>
        <w:ind w:firstLine="567"/>
        <w:rPr>
          <w:rFonts w:cs="Times New Roman"/>
          <w:szCs w:val="26"/>
        </w:rPr>
      </w:pPr>
      <w:r w:rsidRPr="00687A5B">
        <w:rPr>
          <w:rFonts w:cs="Times New Roman"/>
          <w:szCs w:val="26"/>
        </w:rPr>
        <w:t>Way4 là nền tảng</w:t>
      </w:r>
      <w:r w:rsidR="00687A5B" w:rsidRPr="00687A5B">
        <w:rPr>
          <w:rFonts w:cs="Times New Roman"/>
          <w:szCs w:val="26"/>
        </w:rPr>
        <w:t xml:space="preserve"> mở</w:t>
      </w:r>
      <w:r w:rsidRPr="00687A5B">
        <w:rPr>
          <w:rFonts w:cs="Times New Roman"/>
          <w:szCs w:val="26"/>
        </w:rPr>
        <w:t xml:space="preserve"> cho thanh toán thẻ và các hình thức thanh toán điện tử được sử dụng bởi hơn 13</w:t>
      </w:r>
      <w:r w:rsidR="00687A5B" w:rsidRPr="00687A5B">
        <w:rPr>
          <w:rFonts w:cs="Times New Roman"/>
          <w:szCs w:val="26"/>
        </w:rPr>
        <w:t>5</w:t>
      </w:r>
      <w:r w:rsidRPr="00687A5B">
        <w:rPr>
          <w:rFonts w:cs="Times New Roman"/>
          <w:szCs w:val="26"/>
        </w:rPr>
        <w:t xml:space="preserve"> ngân hàng</w:t>
      </w:r>
      <w:r w:rsidR="00687A5B" w:rsidRPr="00687A5B">
        <w:rPr>
          <w:rFonts w:cs="Times New Roman"/>
          <w:szCs w:val="26"/>
        </w:rPr>
        <w:t>, switch chuyển mạch quốc gia</w:t>
      </w:r>
      <w:r w:rsidR="00972080" w:rsidRPr="00687A5B">
        <w:rPr>
          <w:rFonts w:cs="Times New Roman"/>
          <w:szCs w:val="26"/>
        </w:rPr>
        <w:t>, trung gian thanh toán</w:t>
      </w:r>
      <w:r w:rsidRPr="00687A5B">
        <w:rPr>
          <w:rFonts w:cs="Times New Roman"/>
          <w:szCs w:val="26"/>
        </w:rPr>
        <w:t xml:space="preserve"> và</w:t>
      </w:r>
      <w:r w:rsidR="001C6E58">
        <w:rPr>
          <w:rFonts w:cs="Times New Roman"/>
          <w:szCs w:val="26"/>
        </w:rPr>
        <w:t xml:space="preserve"> một số</w:t>
      </w:r>
      <w:r w:rsidRPr="00687A5B">
        <w:rPr>
          <w:rFonts w:cs="Times New Roman"/>
          <w:szCs w:val="26"/>
        </w:rPr>
        <w:t xml:space="preserve"> </w:t>
      </w:r>
      <w:r w:rsidR="00687A5B" w:rsidRPr="00687A5B">
        <w:rPr>
          <w:rFonts w:cs="Times New Roman"/>
          <w:color w:val="222222"/>
          <w:szCs w:val="26"/>
        </w:rPr>
        <w:t>các công ty</w:t>
      </w:r>
      <w:r w:rsidR="00972080">
        <w:rPr>
          <w:rFonts w:cs="Times New Roman"/>
          <w:color w:val="222222"/>
          <w:szCs w:val="26"/>
        </w:rPr>
        <w:t xml:space="preserve"> </w:t>
      </w:r>
      <w:r w:rsidR="00972080" w:rsidRPr="00687A5B">
        <w:rPr>
          <w:rFonts w:cs="Times New Roman"/>
          <w:color w:val="222222"/>
          <w:szCs w:val="26"/>
        </w:rPr>
        <w:t>dầu khí</w:t>
      </w:r>
      <w:r w:rsidR="00972080">
        <w:rPr>
          <w:rFonts w:cs="Times New Roman"/>
          <w:color w:val="222222"/>
          <w:szCs w:val="26"/>
        </w:rPr>
        <w:t>,</w:t>
      </w:r>
      <w:r w:rsidR="00687A5B" w:rsidRPr="00687A5B">
        <w:rPr>
          <w:rFonts w:cs="Times New Roman"/>
          <w:color w:val="222222"/>
          <w:szCs w:val="26"/>
        </w:rPr>
        <w:t xml:space="preserve"> viễ</w:t>
      </w:r>
      <w:r w:rsidR="00972080">
        <w:rPr>
          <w:rFonts w:cs="Times New Roman"/>
          <w:color w:val="222222"/>
          <w:szCs w:val="26"/>
        </w:rPr>
        <w:t>n thông</w:t>
      </w:r>
      <w:r w:rsidR="001C6E58">
        <w:rPr>
          <w:rFonts w:cs="Times New Roman"/>
          <w:color w:val="222222"/>
          <w:szCs w:val="26"/>
        </w:rPr>
        <w:t xml:space="preserve"> </w:t>
      </w:r>
      <w:r w:rsidR="00687A5B" w:rsidRPr="00687A5B">
        <w:rPr>
          <w:rFonts w:cs="Times New Roman"/>
          <w:color w:val="222222"/>
          <w:szCs w:val="26"/>
        </w:rPr>
        <w:t>tạ</w:t>
      </w:r>
      <w:r w:rsidR="001C6E58">
        <w:rPr>
          <w:rFonts w:cs="Times New Roman"/>
          <w:color w:val="222222"/>
          <w:szCs w:val="26"/>
        </w:rPr>
        <w:t>i châu Á</w:t>
      </w:r>
      <w:r w:rsidR="00687A5B" w:rsidRPr="00687A5B">
        <w:rPr>
          <w:rFonts w:cs="Times New Roman"/>
          <w:color w:val="222222"/>
          <w:szCs w:val="26"/>
        </w:rPr>
        <w:t>, châu Mỹ, châu Phi</w:t>
      </w:r>
      <w:r w:rsidR="001C6E58">
        <w:rPr>
          <w:rFonts w:cs="Times New Roman"/>
          <w:color w:val="222222"/>
          <w:szCs w:val="26"/>
        </w:rPr>
        <w:t xml:space="preserve">, </w:t>
      </w:r>
      <w:r w:rsidR="001C6E58" w:rsidRPr="00687A5B">
        <w:rPr>
          <w:rFonts w:cs="Times New Roman"/>
          <w:color w:val="222222"/>
          <w:szCs w:val="26"/>
        </w:rPr>
        <w:t>châu Âu</w:t>
      </w:r>
      <w:r w:rsidR="001C6E58">
        <w:rPr>
          <w:rFonts w:cs="Times New Roman"/>
          <w:color w:val="222222"/>
          <w:szCs w:val="26"/>
        </w:rPr>
        <w:t>, v.v..</w:t>
      </w:r>
      <w:r w:rsidR="00687A5B" w:rsidRPr="00687A5B">
        <w:rPr>
          <w:rFonts w:cs="Times New Roman"/>
          <w:color w:val="222222"/>
          <w:szCs w:val="26"/>
        </w:rPr>
        <w:t>. Các giải pháp W</w:t>
      </w:r>
      <w:r w:rsidR="001C6E58">
        <w:rPr>
          <w:rFonts w:cs="Times New Roman"/>
          <w:color w:val="222222"/>
          <w:szCs w:val="26"/>
        </w:rPr>
        <w:t>ay</w:t>
      </w:r>
      <w:r w:rsidR="00687A5B" w:rsidRPr="00687A5B">
        <w:rPr>
          <w:rFonts w:cs="Times New Roman"/>
          <w:color w:val="222222"/>
          <w:szCs w:val="26"/>
        </w:rPr>
        <w:t>4</w:t>
      </w:r>
      <w:r w:rsidR="001C6E58">
        <w:rPr>
          <w:rFonts w:cs="Times New Roman"/>
          <w:color w:val="222222"/>
          <w:szCs w:val="26"/>
        </w:rPr>
        <w:t xml:space="preserve"> cung cấp đều được công nhận </w:t>
      </w:r>
      <w:r w:rsidR="00687A5B" w:rsidRPr="00687A5B">
        <w:rPr>
          <w:rFonts w:cs="Times New Roman"/>
          <w:color w:val="222222"/>
          <w:szCs w:val="26"/>
        </w:rPr>
        <w:t xml:space="preserve">chuẩn </w:t>
      </w:r>
      <w:r w:rsidR="00687A5B" w:rsidRPr="00A66395">
        <w:rPr>
          <w:rFonts w:cs="Times New Roman"/>
          <w:i/>
          <w:color w:val="222222"/>
          <w:szCs w:val="26"/>
        </w:rPr>
        <w:t>PA DSS</w:t>
      </w:r>
      <w:r w:rsidR="00A66395" w:rsidRPr="00A66395">
        <w:rPr>
          <w:rStyle w:val="FootnoteReference"/>
          <w:rFonts w:cs="Times New Roman"/>
          <w:color w:val="222222"/>
          <w:szCs w:val="26"/>
        </w:rPr>
        <w:footnoteReference w:id="2"/>
      </w:r>
      <w:r w:rsidR="00687A5B" w:rsidRPr="00687A5B">
        <w:rPr>
          <w:rFonts w:cs="Times New Roman"/>
          <w:color w:val="222222"/>
          <w:szCs w:val="26"/>
        </w:rPr>
        <w:t xml:space="preserve">, tuân thủ </w:t>
      </w:r>
      <w:r w:rsidR="00A66395" w:rsidRPr="00A66395">
        <w:rPr>
          <w:rFonts w:cs="Times New Roman"/>
          <w:i/>
          <w:color w:val="222222"/>
          <w:szCs w:val="26"/>
        </w:rPr>
        <w:t>SEP</w:t>
      </w:r>
      <w:r w:rsidR="00687A5B" w:rsidRPr="00A66395">
        <w:rPr>
          <w:rFonts w:cs="Times New Roman"/>
          <w:i/>
          <w:color w:val="222222"/>
          <w:szCs w:val="26"/>
        </w:rPr>
        <w:t>A</w:t>
      </w:r>
      <w:r w:rsidR="00A66395" w:rsidRPr="00A66395">
        <w:rPr>
          <w:rStyle w:val="FootnoteReference"/>
          <w:rFonts w:cs="Times New Roman"/>
          <w:color w:val="222222"/>
          <w:szCs w:val="26"/>
        </w:rPr>
        <w:footnoteReference w:id="3"/>
      </w:r>
      <w:r w:rsidR="00687A5B" w:rsidRPr="00687A5B">
        <w:rPr>
          <w:rFonts w:cs="Times New Roman"/>
          <w:color w:val="222222"/>
          <w:szCs w:val="26"/>
        </w:rPr>
        <w:t>, được chứng nhận bở</w:t>
      </w:r>
      <w:r w:rsidR="001C6E58">
        <w:rPr>
          <w:rFonts w:cs="Times New Roman"/>
          <w:color w:val="222222"/>
          <w:szCs w:val="26"/>
        </w:rPr>
        <w:t xml:space="preserve">i </w:t>
      </w:r>
      <w:r w:rsidR="001C6E58" w:rsidRPr="00A66395">
        <w:rPr>
          <w:rFonts w:cs="Times New Roman"/>
          <w:i/>
          <w:color w:val="222222"/>
          <w:szCs w:val="26"/>
        </w:rPr>
        <w:t>MasterCard</w:t>
      </w:r>
      <w:r w:rsidR="00687A5B" w:rsidRPr="00A66395">
        <w:rPr>
          <w:rFonts w:cs="Times New Roman"/>
          <w:i/>
          <w:color w:val="222222"/>
          <w:szCs w:val="26"/>
        </w:rPr>
        <w:t>, JCB, CUP,</w:t>
      </w:r>
      <w:r w:rsidR="001C6E58" w:rsidRPr="00A66395">
        <w:rPr>
          <w:rFonts w:cs="Times New Roman"/>
          <w:i/>
          <w:color w:val="222222"/>
          <w:szCs w:val="26"/>
        </w:rPr>
        <w:t xml:space="preserve"> Visa, </w:t>
      </w:r>
      <w:r w:rsidR="00972080" w:rsidRPr="00A66395">
        <w:rPr>
          <w:rFonts w:cs="Times New Roman"/>
          <w:i/>
          <w:color w:val="222222"/>
          <w:szCs w:val="26"/>
        </w:rPr>
        <w:t>PCI SSC</w:t>
      </w:r>
      <w:r w:rsidR="00972080">
        <w:rPr>
          <w:rFonts w:cs="Times New Roman"/>
          <w:color w:val="222222"/>
          <w:szCs w:val="26"/>
        </w:rPr>
        <w:t xml:space="preserve"> </w:t>
      </w:r>
      <w:r w:rsidR="001C6E58">
        <w:rPr>
          <w:rFonts w:cs="Times New Roman"/>
          <w:color w:val="222222"/>
          <w:szCs w:val="26"/>
        </w:rPr>
        <w:t xml:space="preserve">và </w:t>
      </w:r>
      <w:r w:rsidR="00972080" w:rsidRPr="00A66395">
        <w:rPr>
          <w:rFonts w:cs="Times New Roman"/>
          <w:i/>
          <w:color w:val="222222"/>
          <w:szCs w:val="26"/>
        </w:rPr>
        <w:t>AMEX</w:t>
      </w:r>
      <w:r w:rsidR="00A66395" w:rsidRPr="00A66395">
        <w:rPr>
          <w:rStyle w:val="FootnoteReference"/>
          <w:rFonts w:cs="Times New Roman"/>
          <w:color w:val="222222"/>
          <w:szCs w:val="26"/>
        </w:rPr>
        <w:footnoteReference w:id="4"/>
      </w:r>
      <w:r w:rsidR="00E77E93">
        <w:rPr>
          <w:rFonts w:cs="Times New Roman"/>
          <w:color w:val="222222"/>
          <w:szCs w:val="26"/>
        </w:rPr>
        <w:t>.</w:t>
      </w:r>
    </w:p>
    <w:p w14:paraId="5B553838" w14:textId="77777777" w:rsidR="00755456" w:rsidRPr="00687A5B" w:rsidRDefault="00551001" w:rsidP="00687A5B">
      <w:pPr>
        <w:spacing w:line="312" w:lineRule="auto"/>
        <w:ind w:firstLine="567"/>
        <w:rPr>
          <w:b/>
          <w:szCs w:val="26"/>
          <w:lang w:val="vi-VN"/>
        </w:rPr>
      </w:pPr>
      <w:r w:rsidRPr="00687A5B">
        <w:rPr>
          <w:rFonts w:cs="Times New Roman"/>
          <w:color w:val="111111"/>
          <w:szCs w:val="26"/>
        </w:rPr>
        <w:t>OpenWay thành lập văn phòng tại Việt Nam từ năm 2005, sau 15 năm khẳng định và phát triển, OpenWay Việt Nam hiện đang cung cấp giải pháp thanh toán WAY4 cho 11 ngân hàng lớn tại VN như</w:t>
      </w:r>
      <w:r w:rsidR="00E77E93">
        <w:rPr>
          <w:rFonts w:cs="Times New Roman"/>
          <w:color w:val="111111"/>
          <w:szCs w:val="26"/>
        </w:rPr>
        <w:t>:</w:t>
      </w:r>
      <w:r w:rsidRPr="00687A5B">
        <w:rPr>
          <w:rFonts w:cs="Times New Roman"/>
          <w:color w:val="111111"/>
          <w:szCs w:val="26"/>
        </w:rPr>
        <w:t xml:space="preserve"> </w:t>
      </w:r>
      <w:r w:rsidR="00E77E93" w:rsidRPr="00A66395">
        <w:rPr>
          <w:rFonts w:cs="Times New Roman"/>
          <w:i/>
          <w:color w:val="222222"/>
          <w:szCs w:val="26"/>
        </w:rPr>
        <w:t>PG Bank, ACB, MB, Bảo Việt, Nam Á, OCB, HD Bank, VP Bank, MSB, Seabank, Việt Á</w:t>
      </w:r>
      <w:r w:rsidR="00E77E93">
        <w:rPr>
          <w:rFonts w:cs="Times New Roman"/>
          <w:color w:val="222222"/>
          <w:szCs w:val="26"/>
        </w:rPr>
        <w:t xml:space="preserve"> cùng</w:t>
      </w:r>
      <w:r w:rsidR="00E77E93" w:rsidRPr="00687A5B">
        <w:rPr>
          <w:rFonts w:cs="Times New Roman"/>
          <w:color w:val="222222"/>
          <w:szCs w:val="26"/>
        </w:rPr>
        <w:t xml:space="preserve"> các tổ chức tài chính</w:t>
      </w:r>
      <w:r w:rsidR="00E77E93">
        <w:rPr>
          <w:rFonts w:cs="Times New Roman"/>
          <w:color w:val="222222"/>
          <w:szCs w:val="26"/>
        </w:rPr>
        <w:t xml:space="preserve"> lớn như:</w:t>
      </w:r>
      <w:r w:rsidR="00E77E93" w:rsidRPr="00687A5B">
        <w:rPr>
          <w:rFonts w:cs="Times New Roman"/>
          <w:color w:val="222222"/>
          <w:szCs w:val="26"/>
        </w:rPr>
        <w:t xml:space="preserve"> </w:t>
      </w:r>
      <w:r w:rsidR="00E77E93" w:rsidRPr="00A66395">
        <w:rPr>
          <w:rFonts w:cs="Times New Roman"/>
          <w:i/>
          <w:color w:val="222222"/>
          <w:szCs w:val="26"/>
        </w:rPr>
        <w:t>ACS Việt Nam (A-EON), SmartPay (FE Credit), Lotte Finance Vietnam</w:t>
      </w:r>
      <w:r w:rsidR="00E77E93">
        <w:rPr>
          <w:rFonts w:cs="Times New Roman"/>
          <w:color w:val="222222"/>
          <w:szCs w:val="26"/>
        </w:rPr>
        <w:t>.</w:t>
      </w:r>
    </w:p>
    <w:p w14:paraId="6F5A9F8C" w14:textId="77777777" w:rsidR="00755456" w:rsidRDefault="002F4D1E" w:rsidP="005E3BA8">
      <w:pPr>
        <w:pStyle w:val="ListParagraph"/>
        <w:numPr>
          <w:ilvl w:val="1"/>
          <w:numId w:val="6"/>
        </w:numPr>
        <w:outlineLvl w:val="1"/>
        <w:rPr>
          <w:b/>
          <w:szCs w:val="26"/>
        </w:rPr>
      </w:pPr>
      <w:bookmarkStart w:id="9" w:name="_Toc38143540"/>
      <w:r w:rsidRPr="00687A5B">
        <w:rPr>
          <w:b/>
          <w:szCs w:val="26"/>
        </w:rPr>
        <w:t>Khảo sát và đánh giá hiện trạng</w:t>
      </w:r>
      <w:bookmarkEnd w:id="9"/>
    </w:p>
    <w:p w14:paraId="02A7AA96" w14:textId="77777777" w:rsidR="00323FF9" w:rsidRPr="00323FF9" w:rsidRDefault="00323FF9" w:rsidP="00323FF9">
      <w:pPr>
        <w:pStyle w:val="thongthuong"/>
        <w:jc w:val="both"/>
      </w:pPr>
      <w:r w:rsidRPr="00323FF9">
        <w:t xml:space="preserve">Hiện nay, các hình thức thanh toán điện tử </w:t>
      </w:r>
      <w:r w:rsidRPr="00323FF9">
        <w:rPr>
          <w:i/>
        </w:rPr>
        <w:t>(như: thanh toán qua thẻ tín dụng, thẻ ghi nợ, thanh toán qua ví điện tử, chuyển khoản…)</w:t>
      </w:r>
      <w:r w:rsidRPr="00323FF9">
        <w:t xml:space="preserve"> rất phát triển tại Việt Nam và trên thế giới. </w:t>
      </w:r>
      <w:r w:rsidRPr="00323FF9">
        <w:lastRenderedPageBreak/>
        <w:t xml:space="preserve">Nhờ đó, các nhu cầu phổ biến như mua bán, thanh toán, v.v… đã được thực hiện ngày một nhiều qua môi trường trực tuyến. </w:t>
      </w:r>
      <w:r w:rsidRPr="00323FF9">
        <w:rPr>
          <w:highlight w:val="white"/>
        </w:rPr>
        <w:t xml:space="preserve">Từ thiện trực tuyến không nằm ngoài xu thế đó, hoạt động này được triển khai ngày một hiệu quả nhờ ứng dụng các công nghệ tiên tiến. </w:t>
      </w:r>
      <w:r w:rsidRPr="00323FF9">
        <w:t xml:space="preserve">Trên thế giới, hoạt động quyên góp từ thiện trực tuyến của các tổ chức phi lợi nhuận tăng 23%, </w:t>
      </w:r>
      <w:r w:rsidRPr="00323FF9">
        <w:rPr>
          <w:highlight w:val="white"/>
        </w:rPr>
        <w:t xml:space="preserve">số lượng giao dịch thông qua thiết bị di động tăng 50% trong năm 2017 (NPSource, 2018), </w:t>
      </w:r>
      <w:r w:rsidRPr="00323FF9">
        <w:t>61% nhà tài trợ ưu tiên lựa chọn hình thức từ thiện trực tuyến - nhiều gấp 4 lần các hình thức từ thiện khác như từ thiện tại cơ quan hay từ thiện tại những địa điểm diễn ra sự kiện gây quỹ (SteelKiwi Inc, 2018). Tại Việt Nam, người dân ngày có xu hướng thực hiện hoạt động từ thiện qua môi trường mạng Internet so với các nước trong khu vực. Theo khảo sát của Mastercard về chi tiêu có ý thức và hoạt động từ thiện, Việt Nam bất ngờ dẫn đầu khu vực Châu Á - Thái Bình Dương với 78,5% số người được hỏi đồng ý tham gia từ thiện trực tuyến, theo sau là Thái Lan (~66%) và Hong Kong (~60%) (Minh Thi, 2017). </w:t>
      </w:r>
    </w:p>
    <w:p w14:paraId="7547DF2E" w14:textId="77777777" w:rsidR="00323FF9" w:rsidRPr="00323FF9" w:rsidRDefault="00323FF9" w:rsidP="00323FF9">
      <w:pPr>
        <w:pStyle w:val="thongthuong"/>
        <w:jc w:val="both"/>
      </w:pPr>
      <w:r w:rsidRPr="00323FF9">
        <w:t>Về cách thức thực hiện từ thiện trực tuyến, hướng triển khai phổ biến</w:t>
      </w:r>
      <w:r w:rsidR="00EE7F5C">
        <w:t xml:space="preserve"> hiện nay thường là</w:t>
      </w:r>
      <w:r w:rsidRPr="00323FF9">
        <w:t xml:space="preserve"> từ thiện tự phát thông qua các bài viết vận động, kêu gọi nhỏ lẻ, không rõ nguồn gốc trên các trang mạng xã hội gây ra những hệ lụy phức tạp (mạo danh, bịa đặt để lừa đảo, lợi dụng lòng tin để trục lợi cá nhân, v.v…). Bên cạnh đó, một số các tổ chức thiện nguyện uy tín cho ra mắt các phần mềm, ứng dụng, hệ sinh thái thiện nguyện khác nhau như: </w:t>
      </w:r>
      <w:r w:rsidRPr="00323FF9">
        <w:rPr>
          <w:i/>
        </w:rPr>
        <w:t>chạy bộ để gây quỹ từ ứng dụng Charity Miles (Cẩm Linh, 2016)</w:t>
      </w:r>
      <w:r w:rsidRPr="00323FF9">
        <w:t xml:space="preserve">; </w:t>
      </w:r>
      <w:r w:rsidRPr="00323FF9">
        <w:rPr>
          <w:i/>
        </w:rPr>
        <w:t>xem tin tức để gây quỹ từ trình duyệt Donate Browser</w:t>
      </w:r>
      <w:r w:rsidRPr="00323FF9">
        <w:t xml:space="preserve">, </w:t>
      </w:r>
      <w:r w:rsidRPr="00323FF9">
        <w:rPr>
          <w:i/>
        </w:rPr>
        <w:t xml:space="preserve">gây quỹ bằng cách trả lời khảo sát từ ứng dụng </w:t>
      </w:r>
      <w:r w:rsidRPr="00323FF9">
        <w:rPr>
          <w:i/>
          <w:highlight w:val="white"/>
        </w:rPr>
        <w:t>Give2Charity (Cẩm Linh, 2016)</w:t>
      </w:r>
      <w:r w:rsidRPr="00323FF9">
        <w:rPr>
          <w:highlight w:val="white"/>
        </w:rPr>
        <w:t xml:space="preserve">, </w:t>
      </w:r>
      <w:r w:rsidRPr="00323FF9">
        <w:rPr>
          <w:i/>
          <w:highlight w:val="white"/>
        </w:rPr>
        <w:t>Happi (Gio yeu thuong, 2018)</w:t>
      </w:r>
      <w:r w:rsidRPr="00323FF9">
        <w:rPr>
          <w:highlight w:val="white"/>
        </w:rPr>
        <w:t xml:space="preserve">; </w:t>
      </w:r>
      <w:r w:rsidRPr="00323FF9">
        <w:rPr>
          <w:i/>
          <w:highlight w:val="white"/>
        </w:rPr>
        <w:t xml:space="preserve">xem quảng cáo để gây quỹ từ ứng dụng </w:t>
      </w:r>
      <w:r w:rsidRPr="00323FF9">
        <w:rPr>
          <w:i/>
        </w:rPr>
        <w:t>Whaa.life,</w:t>
      </w:r>
      <w:r w:rsidRPr="00323FF9">
        <w:rPr>
          <w:i/>
          <w:highlight w:val="white"/>
        </w:rPr>
        <w:t xml:space="preserve"> </w:t>
      </w:r>
      <w:r w:rsidRPr="00323FF9">
        <w:rPr>
          <w:i/>
        </w:rPr>
        <w:t>Lalas (Hung Nguyen, 2019)</w:t>
      </w:r>
      <w:r w:rsidRPr="00323FF9">
        <w:t xml:space="preserve">; </w:t>
      </w:r>
      <w:r w:rsidRPr="00323FF9">
        <w:rPr>
          <w:i/>
        </w:rPr>
        <w:t xml:space="preserve">nuôi heo đất thực hiện quyên góp từ Ví điện tử </w:t>
      </w:r>
      <w:r w:rsidRPr="00323FF9">
        <w:rPr>
          <w:i/>
          <w:highlight w:val="white"/>
        </w:rPr>
        <w:t>Momo (Momo, 2019)</w:t>
      </w:r>
      <w:r w:rsidRPr="00323FF9">
        <w:rPr>
          <w:highlight w:val="white"/>
        </w:rPr>
        <w:t xml:space="preserve">; </w:t>
      </w:r>
      <w:r w:rsidRPr="00323FF9">
        <w:rPr>
          <w:i/>
        </w:rPr>
        <w:t>gây quỹ từ các giao dịch hoàn tiền từ Ví điện tử</w:t>
      </w:r>
      <w:r w:rsidRPr="00323FF9">
        <w:rPr>
          <w:i/>
          <w:highlight w:val="white"/>
        </w:rPr>
        <w:t xml:space="preserve"> VinID (VinID, 2019)</w:t>
      </w:r>
      <w:r w:rsidRPr="00323FF9">
        <w:rPr>
          <w:highlight w:val="white"/>
        </w:rPr>
        <w:t xml:space="preserve">, v.v… </w:t>
      </w:r>
    </w:p>
    <w:p w14:paraId="6149EBBC" w14:textId="77777777" w:rsidR="00323FF9" w:rsidRPr="00687A5B" w:rsidRDefault="00323FF9" w:rsidP="00323FF9">
      <w:pPr>
        <w:pStyle w:val="thongthuong"/>
        <w:jc w:val="both"/>
      </w:pPr>
      <w:r>
        <w:t>Như vậy có thể thấy, ứng dụng công nghệ nhằm thay đổi mô hình thiện nguyện truyền thống đang nhận được sự quan tâm của rất nhiều tổ chức, cộng đồng thiện nguyện. Việc đề xuất những mô hình thiện nguyện sáng tạo có nhiều ý nghĩa trong thực hiện chủ trương về an sinh xã hội, gia tăng niềm tin của xã hội trong triển khai các hoạt động thiện nguyện.</w:t>
      </w:r>
    </w:p>
    <w:p w14:paraId="6BE57E29" w14:textId="77777777" w:rsidR="00F71D18" w:rsidRDefault="002F4D1E" w:rsidP="005E3BA8">
      <w:pPr>
        <w:pStyle w:val="ListParagraph"/>
        <w:numPr>
          <w:ilvl w:val="1"/>
          <w:numId w:val="6"/>
        </w:numPr>
        <w:outlineLvl w:val="1"/>
        <w:rPr>
          <w:b/>
          <w:szCs w:val="26"/>
        </w:rPr>
      </w:pPr>
      <w:bookmarkStart w:id="10" w:name="_Toc38143543"/>
      <w:r w:rsidRPr="00F71D18">
        <w:rPr>
          <w:b/>
          <w:szCs w:val="26"/>
        </w:rPr>
        <w:t>Phác thảo ý tưởng</w:t>
      </w:r>
      <w:bookmarkEnd w:id="10"/>
    </w:p>
    <w:p w14:paraId="5E25D631" w14:textId="77777777" w:rsidR="00323FF9" w:rsidRPr="00323FF9" w:rsidRDefault="00323FF9" w:rsidP="00323FF9">
      <w:pPr>
        <w:pStyle w:val="thongthuong"/>
        <w:jc w:val="both"/>
      </w:pPr>
      <w:r w:rsidRPr="00323FF9">
        <w:t xml:space="preserve">Tiếp cận và khai thác chủ đề này dưới góc độ tiếp thu và cải tiến các sản phẩm trong cùng lĩnh vực, </w:t>
      </w:r>
      <w:r w:rsidRPr="00EE7F5C">
        <w:rPr>
          <w:b/>
        </w:rPr>
        <w:t>Small Giving</w:t>
      </w:r>
      <w:r w:rsidRPr="00323FF9">
        <w:t xml:space="preserve"> là Ví thiện nguyện trực tuyến được xây dựng với mục đích triển khai các hoạt động thiện nguyện </w:t>
      </w:r>
      <w:r w:rsidRPr="00323FF9">
        <w:rPr>
          <w:i/>
        </w:rPr>
        <w:t>(giúp đỡ các hoàn cảnh sinh viên gặp nhiều khó khăn, thực hiện các chiến dịch thiện nguyện giúp đỡ cộng đồng, v.v…)</w:t>
      </w:r>
      <w:r w:rsidRPr="00323FF9">
        <w:t xml:space="preserve"> tại Học viện Ngân Hàng. Trong đó, Đoàn Thanh niên và Hội sinh viên Học viện Ngân Hàng sẽ là tổ chức vận </w:t>
      </w:r>
      <w:r w:rsidRPr="00323FF9">
        <w:lastRenderedPageBreak/>
        <w:t xml:space="preserve">hành/quản trị hệ thống, các nhà hảo tâm tham gia các hoạt động thiện nguyện là cộng đồng sinh viên, cán bộ và giảng viên. </w:t>
      </w:r>
    </w:p>
    <w:p w14:paraId="6C96F3D5" w14:textId="77777777" w:rsidR="00323FF9" w:rsidRDefault="00323FF9" w:rsidP="00323FF9">
      <w:pPr>
        <w:pStyle w:val="thongthuong"/>
        <w:jc w:val="both"/>
      </w:pPr>
      <w:r w:rsidRPr="00323FF9">
        <w:t xml:space="preserve">Với ý tưởng trên, các nhà hảo tâm khi tham gia hệ thống ủng hộ kinh phí bằng cách chuyển khoản tới tài khoản của Đoàn Thanh niên và Hội sinh viên. Với số tiền này, nhà hảo tâm có quyền trích nhỏ </w:t>
      </w:r>
      <w:r w:rsidRPr="00323FF9">
        <w:rPr>
          <w:b/>
        </w:rPr>
        <w:t>(small)</w:t>
      </w:r>
      <w:r w:rsidRPr="00323FF9">
        <w:t xml:space="preserve"> để quyết định quyên góp, trao tặng số tiền nhỏ đó </w:t>
      </w:r>
      <w:r w:rsidRPr="00323FF9">
        <w:rPr>
          <w:b/>
        </w:rPr>
        <w:t>(giving)</w:t>
      </w:r>
      <w:r w:rsidRPr="00323FF9">
        <w:t xml:space="preserve"> cho các hoạt động thiện nguyện mà mình quan tâm thông qua một vài thao tác đơn giản, nhanh chóng. Ngoài ra, số tiền thu được từ các nhà tài trợ </w:t>
      </w:r>
      <w:r w:rsidRPr="00323FF9">
        <w:rPr>
          <w:i/>
        </w:rPr>
        <w:t>(có nhu cầu quảng cáo hay muốn thu thập ý kiến khảo sát trên Ví thiện nguyện Small Giving)</w:t>
      </w:r>
      <w:r w:rsidRPr="00323FF9">
        <w:t xml:space="preserve"> sẽ được phân chia cho các nhà hảo tâm </w:t>
      </w:r>
      <w:r w:rsidRPr="00323FF9">
        <w:rPr>
          <w:i/>
        </w:rPr>
        <w:t>(thực hiện điểm danh ứng dụng hàng ngày hoặc trả lời khảo sát, v.v…)</w:t>
      </w:r>
      <w:r w:rsidRPr="00323FF9">
        <w:t xml:space="preserve"> dùng để ủng hộ, quyên góp cho các hoạt động thiện nguyện. </w:t>
      </w:r>
    </w:p>
    <w:p w14:paraId="76153101" w14:textId="77777777" w:rsidR="00EE7F5C" w:rsidRDefault="00984904" w:rsidP="00EE7F5C">
      <w:pPr>
        <w:pStyle w:val="thongthuong"/>
        <w:keepNext/>
        <w:jc w:val="center"/>
      </w:pPr>
      <w:r>
        <w:rPr>
          <w:noProof/>
        </w:rPr>
        <w:drawing>
          <wp:inline distT="0" distB="0" distL="0" distR="0" wp14:anchorId="2D427B41" wp14:editId="6A7F29FA">
            <wp:extent cx="5314950" cy="29362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1924" cy="2945661"/>
                    </a:xfrm>
                    <a:prstGeom prst="rect">
                      <a:avLst/>
                    </a:prstGeom>
                  </pic:spPr>
                </pic:pic>
              </a:graphicData>
            </a:graphic>
          </wp:inline>
        </w:drawing>
      </w:r>
    </w:p>
    <w:p w14:paraId="2605F2AB" w14:textId="77777777" w:rsidR="00984904" w:rsidRPr="00323FF9" w:rsidRDefault="00EE7F5C" w:rsidP="00EE7F5C">
      <w:pPr>
        <w:pStyle w:val="Caption1"/>
      </w:pPr>
      <w:r>
        <w:t xml:space="preserve">Hình </w:t>
      </w:r>
      <w:fldSimple w:instr=" SEQ Hình \* ARABIC ">
        <w:r>
          <w:rPr>
            <w:noProof/>
          </w:rPr>
          <w:t>1</w:t>
        </w:r>
      </w:fldSimple>
      <w:r>
        <w:t>.1: Phác thảo ý tưởng ví thiện nguyện Small Giving.</w:t>
      </w:r>
    </w:p>
    <w:p w14:paraId="4D3B54F9" w14:textId="77777777" w:rsidR="00323FF9" w:rsidRPr="00323FF9" w:rsidRDefault="00323FF9" w:rsidP="00323FF9">
      <w:pPr>
        <w:pStyle w:val="thongthuong"/>
        <w:jc w:val="both"/>
      </w:pPr>
      <w:r w:rsidRPr="00323FF9">
        <w:t xml:space="preserve">Có thể thấy rằng, những rào cản về khoa học công nghệ đã khiến cho việc thực hiện từ thiện theo cách thức truyền thống khó khăn, tần suất thực hiện từ thiện còn chưa cao. Hệ thống được đề xuất đã đưa ra một mô hình từ thiện mới mẻ với cách thức tạo ra nguồn kinh phí nhằm thực hiện thiện nguyện đa dạng </w:t>
      </w:r>
      <w:r w:rsidRPr="00323FF9">
        <w:rPr>
          <w:i/>
        </w:rPr>
        <w:t>(ngoài việc nạp tiền, nhà hảo tâm còn có thể có kinh phí thực hiện thiện nguyện qua việc thực hiện điểm danh ứng dụng hàng ngày, trả lời khảo sát từ các nhà tài trợ, v.v...)</w:t>
      </w:r>
      <w:r w:rsidRPr="00323FF9">
        <w:t xml:space="preserve">. Bên cạnh đó, các nhà hảo tâm có thể đăng ký tham gia trực tiếp buổi thực hiện chương trình thiện nguyện mà mình quan tâm qua tính năng </w:t>
      </w:r>
      <w:r w:rsidR="00E77E93">
        <w:rPr>
          <w:i/>
        </w:rPr>
        <w:t>đăng ký góp sức</w:t>
      </w:r>
      <w:r w:rsidRPr="00323FF9">
        <w:t xml:space="preserve">. </w:t>
      </w:r>
    </w:p>
    <w:p w14:paraId="7837BFE7" w14:textId="77777777" w:rsidR="00323FF9" w:rsidRPr="00323FF9" w:rsidRDefault="00323FF9" w:rsidP="00323FF9">
      <w:pPr>
        <w:pStyle w:val="thongthuong"/>
        <w:jc w:val="both"/>
      </w:pPr>
      <w:r w:rsidRPr="00323FF9">
        <w:lastRenderedPageBreak/>
        <w:t xml:space="preserve">Ví thiện nguyện Small Giving cũng giải quyết được vấn đề công khai, minh bạch tài chính trong hoạt động gây quỹ, quản lý quỹ thiện nguyện </w:t>
      </w:r>
      <w:r w:rsidRPr="00323FF9">
        <w:rPr>
          <w:i/>
        </w:rPr>
        <w:t>(mỗi chương trình thiện nguyện được đăng tải đều cần đính kèm chi phí dự kiến, số tiền quyên góp đã nhận và số người tham gia quyên góp, đồng thời công khai quá trình thực hiện trên mục tin tức của ứng dụng)</w:t>
      </w:r>
      <w:r w:rsidR="00E77E93">
        <w:t>.</w:t>
      </w:r>
    </w:p>
    <w:p w14:paraId="0DC9ECE5" w14:textId="77777777" w:rsidR="00F71D18" w:rsidRPr="00323FF9" w:rsidRDefault="00323FF9" w:rsidP="00323FF9">
      <w:pPr>
        <w:pStyle w:val="thongthuong"/>
        <w:jc w:val="both"/>
        <w:rPr>
          <w:b/>
        </w:rPr>
      </w:pPr>
      <w:r w:rsidRPr="00323FF9">
        <w:t xml:space="preserve">Sau cùng, hệ thống </w:t>
      </w:r>
      <w:r w:rsidR="00E77E93">
        <w:t>mong muốn</w:t>
      </w:r>
      <w:r w:rsidRPr="00323FF9">
        <w:t xml:space="preserve"> hình thành một nét văn hóa mới trong cộng đồng, hướng các nhà hảo tâm hình thành thói quen thực hiện từ thiện một cách thường xuyên, mọi lúc, mọi nơi.</w:t>
      </w:r>
    </w:p>
    <w:p w14:paraId="1691B6EE" w14:textId="77777777" w:rsidR="002F4D1E" w:rsidRDefault="002F4D1E" w:rsidP="00E51756">
      <w:pPr>
        <w:rPr>
          <w:b/>
          <w:sz w:val="28"/>
          <w:szCs w:val="28"/>
          <w:lang w:val="vi-VN"/>
        </w:rPr>
        <w:sectPr w:rsidR="002F4D1E">
          <w:pgSz w:w="12240" w:h="15840"/>
          <w:pgMar w:top="1440" w:right="1440" w:bottom="1440" w:left="1440" w:header="720" w:footer="720" w:gutter="0"/>
          <w:cols w:space="720"/>
          <w:docGrid w:linePitch="360"/>
        </w:sectPr>
      </w:pPr>
    </w:p>
    <w:p w14:paraId="6F23829A" w14:textId="77777777" w:rsidR="00477CA4" w:rsidRDefault="00E51756" w:rsidP="000B07CF">
      <w:pPr>
        <w:pStyle w:val="Heading1"/>
        <w:spacing w:line="360" w:lineRule="auto"/>
        <w:ind w:left="567" w:right="571" w:firstLine="567"/>
        <w:rPr>
          <w:rFonts w:ascii="Times New Roman" w:hAnsi="Times New Roman"/>
          <w:sz w:val="28"/>
          <w:szCs w:val="28"/>
        </w:rPr>
      </w:pPr>
      <w:bookmarkStart w:id="11" w:name="_Toc38143544"/>
      <w:r w:rsidRPr="001846F9">
        <w:rPr>
          <w:rFonts w:ascii="Times New Roman" w:hAnsi="Times New Roman"/>
          <w:sz w:val="28"/>
          <w:szCs w:val="28"/>
          <w:lang w:val="vi-VN"/>
        </w:rPr>
        <w:lastRenderedPageBreak/>
        <w:t xml:space="preserve">CHƯƠNG </w:t>
      </w:r>
      <w:r w:rsidR="00A75947" w:rsidRPr="001846F9">
        <w:rPr>
          <w:rFonts w:ascii="Times New Roman" w:hAnsi="Times New Roman"/>
          <w:sz w:val="28"/>
          <w:szCs w:val="28"/>
        </w:rPr>
        <w:t>2</w:t>
      </w:r>
      <w:r w:rsidRPr="001846F9">
        <w:rPr>
          <w:rFonts w:ascii="Times New Roman" w:hAnsi="Times New Roman"/>
          <w:sz w:val="28"/>
          <w:szCs w:val="28"/>
          <w:lang w:val="vi-VN"/>
        </w:rPr>
        <w:t xml:space="preserve">: </w:t>
      </w:r>
      <w:r w:rsidR="002F4D1E" w:rsidRPr="001846F9">
        <w:rPr>
          <w:rFonts w:ascii="Times New Roman" w:hAnsi="Times New Roman"/>
          <w:sz w:val="28"/>
          <w:szCs w:val="28"/>
        </w:rPr>
        <w:t>PHÂN TÍCH HỆ THỐNG</w:t>
      </w:r>
      <w:bookmarkEnd w:id="11"/>
    </w:p>
    <w:p w14:paraId="40564C5A" w14:textId="77777777" w:rsidR="003F09A1" w:rsidRPr="00536B71" w:rsidRDefault="003F09A1" w:rsidP="00EE7F5C">
      <w:pPr>
        <w:spacing w:line="312" w:lineRule="auto"/>
        <w:ind w:left="567" w:right="571"/>
        <w:rPr>
          <w:i/>
        </w:rPr>
      </w:pPr>
      <w:r w:rsidRPr="00536B71">
        <w:rPr>
          <w:i/>
        </w:rPr>
        <w:t>Tại chương 2, tác giả xác định các tác nhân liên quan</w:t>
      </w:r>
      <w:r w:rsidR="00536B71" w:rsidRPr="00536B71">
        <w:rPr>
          <w:i/>
        </w:rPr>
        <w:t xml:space="preserve"> và </w:t>
      </w:r>
      <w:r w:rsidRPr="00536B71">
        <w:rPr>
          <w:i/>
        </w:rPr>
        <w:t>vai trò cụ thể của từng tác nhân này trong hệ thống</w:t>
      </w:r>
      <w:r w:rsidR="00536B71" w:rsidRPr="00536B71">
        <w:rPr>
          <w:i/>
        </w:rPr>
        <w:t xml:space="preserve">, </w:t>
      </w:r>
      <w:r w:rsidRPr="00536B71">
        <w:rPr>
          <w:i/>
        </w:rPr>
        <w:t>đề xuấ</w:t>
      </w:r>
      <w:r w:rsidR="00536B71" w:rsidRPr="00536B71">
        <w:rPr>
          <w:i/>
        </w:rPr>
        <w:t xml:space="preserve">t các tính năng cho </w:t>
      </w:r>
      <w:r w:rsidR="00E77E93">
        <w:rPr>
          <w:i/>
        </w:rPr>
        <w:t xml:space="preserve">ví thiện nguyện </w:t>
      </w:r>
      <w:r w:rsidR="00536B71" w:rsidRPr="00536B71">
        <w:rPr>
          <w:i/>
        </w:rPr>
        <w:t>bao gồm cả</w:t>
      </w:r>
      <w:r w:rsidRPr="00536B71">
        <w:rPr>
          <w:i/>
        </w:rPr>
        <w:t xml:space="preserve"> phía người dùng và phía quản trị</w:t>
      </w:r>
      <w:r w:rsidR="00536B71" w:rsidRPr="00536B71">
        <w:rPr>
          <w:i/>
        </w:rPr>
        <w:t>. Sau đó tác giả tậ</w:t>
      </w:r>
      <w:r w:rsidR="00EE7F5C">
        <w:rPr>
          <w:i/>
        </w:rPr>
        <w:t>p trung phân tích các quy trình nghiệp vụ trong hệ thống thông qua việc</w:t>
      </w:r>
      <w:r w:rsidR="00536B71" w:rsidRPr="00536B71">
        <w:rPr>
          <w:i/>
        </w:rPr>
        <w:t xml:space="preserve"> </w:t>
      </w:r>
      <w:r w:rsidRPr="00536B71">
        <w:rPr>
          <w:i/>
        </w:rPr>
        <w:t>xây dựng</w:t>
      </w:r>
      <w:r w:rsidR="00E77E93">
        <w:rPr>
          <w:i/>
        </w:rPr>
        <w:t xml:space="preserve"> và đặc tả</w:t>
      </w:r>
      <w:r w:rsidRPr="00536B71">
        <w:rPr>
          <w:i/>
        </w:rPr>
        <w:t xml:space="preserve"> các sơ đồ</w:t>
      </w:r>
      <w:r w:rsidR="00EE7F5C">
        <w:rPr>
          <w:i/>
        </w:rPr>
        <w:t xml:space="preserve"> ngữ cảnh, sơ đồ</w:t>
      </w:r>
      <w:r w:rsidR="00536B71" w:rsidRPr="00536B71">
        <w:rPr>
          <w:i/>
        </w:rPr>
        <w:t xml:space="preserve"> luồ</w:t>
      </w:r>
      <w:r w:rsidRPr="00536B71">
        <w:rPr>
          <w:i/>
        </w:rPr>
        <w:t>ng dữ liệ</w:t>
      </w:r>
      <w:r w:rsidR="00724119">
        <w:rPr>
          <w:i/>
        </w:rPr>
        <w:t>u</w:t>
      </w:r>
      <w:r w:rsidR="00536B71" w:rsidRPr="00536B71">
        <w:rPr>
          <w:i/>
        </w:rPr>
        <w:t>.</w:t>
      </w:r>
    </w:p>
    <w:p w14:paraId="49BBDCA8" w14:textId="77777777" w:rsidR="00241CE1" w:rsidRPr="007525E8" w:rsidRDefault="002F4D1E" w:rsidP="007525E8">
      <w:pPr>
        <w:pStyle w:val="Heading2"/>
        <w:spacing w:line="360" w:lineRule="auto"/>
        <w:rPr>
          <w:rFonts w:ascii="Times New Roman" w:hAnsi="Times New Roman" w:cs="Times New Roman"/>
          <w:b/>
          <w:color w:val="auto"/>
        </w:rPr>
      </w:pPr>
      <w:bookmarkStart w:id="12" w:name="_Toc38143545"/>
      <w:r w:rsidRPr="001846F9">
        <w:rPr>
          <w:rFonts w:ascii="Times New Roman" w:hAnsi="Times New Roman" w:cs="Times New Roman"/>
          <w:b/>
          <w:color w:val="auto"/>
        </w:rPr>
        <w:t xml:space="preserve">2.1. </w:t>
      </w:r>
      <w:r w:rsidR="000C78FA" w:rsidRPr="001846F9">
        <w:rPr>
          <w:rFonts w:ascii="Times New Roman" w:hAnsi="Times New Roman" w:cs="Times New Roman"/>
          <w:b/>
          <w:color w:val="auto"/>
        </w:rPr>
        <w:t>Xác định các tác nhân</w:t>
      </w:r>
      <w:r w:rsidR="006E45C1">
        <w:rPr>
          <w:rFonts w:ascii="Times New Roman" w:hAnsi="Times New Roman" w:cs="Times New Roman"/>
          <w:b/>
          <w:color w:val="auto"/>
        </w:rPr>
        <w:t xml:space="preserve"> và </w:t>
      </w:r>
      <w:bookmarkEnd w:id="12"/>
      <w:r w:rsidR="007525E8">
        <w:rPr>
          <w:rFonts w:ascii="Times New Roman" w:hAnsi="Times New Roman" w:cs="Times New Roman"/>
          <w:b/>
          <w:color w:val="auto"/>
        </w:rPr>
        <w:t>vai trò của họ trong hệ thống</w:t>
      </w:r>
    </w:p>
    <w:tbl>
      <w:tblPr>
        <w:tblStyle w:val="GridTable1Light"/>
        <w:tblW w:w="9351" w:type="dxa"/>
        <w:tblLook w:val="0600" w:firstRow="0" w:lastRow="0" w:firstColumn="0" w:lastColumn="0" w:noHBand="1" w:noVBand="1"/>
      </w:tblPr>
      <w:tblGrid>
        <w:gridCol w:w="708"/>
        <w:gridCol w:w="1468"/>
        <w:gridCol w:w="7175"/>
      </w:tblGrid>
      <w:tr w:rsidR="00241CE1" w14:paraId="4F84C7CC" w14:textId="77777777" w:rsidTr="00BC5D4D">
        <w:trPr>
          <w:trHeight w:val="20"/>
        </w:trPr>
        <w:tc>
          <w:tcPr>
            <w:tcW w:w="0" w:type="auto"/>
            <w:shd w:val="clear" w:color="auto" w:fill="FFFFFF" w:themeFill="background1"/>
          </w:tcPr>
          <w:p w14:paraId="470CE934" w14:textId="77777777" w:rsidR="00241CE1" w:rsidRDefault="00241CE1" w:rsidP="00D23EB7">
            <w:pPr>
              <w:spacing w:before="120" w:after="120" w:line="312" w:lineRule="auto"/>
              <w:jc w:val="center"/>
              <w:rPr>
                <w:rFonts w:eastAsia="Times New Roman" w:cs="Times New Roman"/>
                <w:b/>
                <w:szCs w:val="26"/>
              </w:rPr>
            </w:pPr>
            <w:r>
              <w:rPr>
                <w:rFonts w:eastAsia="Times New Roman" w:cs="Times New Roman"/>
                <w:b/>
                <w:szCs w:val="26"/>
              </w:rPr>
              <w:t>STT</w:t>
            </w:r>
          </w:p>
        </w:tc>
        <w:tc>
          <w:tcPr>
            <w:tcW w:w="0" w:type="auto"/>
            <w:shd w:val="clear" w:color="auto" w:fill="FFFFFF" w:themeFill="background1"/>
          </w:tcPr>
          <w:p w14:paraId="555B575E" w14:textId="77777777" w:rsidR="00241CE1" w:rsidRDefault="00241CE1" w:rsidP="00D23EB7">
            <w:pPr>
              <w:spacing w:before="120" w:after="120" w:line="312" w:lineRule="auto"/>
              <w:jc w:val="center"/>
              <w:rPr>
                <w:rFonts w:eastAsia="Times New Roman" w:cs="Times New Roman"/>
                <w:b/>
                <w:szCs w:val="26"/>
              </w:rPr>
            </w:pPr>
            <w:r>
              <w:rPr>
                <w:rFonts w:eastAsia="Times New Roman" w:cs="Times New Roman"/>
                <w:b/>
                <w:szCs w:val="26"/>
              </w:rPr>
              <w:t>Tác nhân</w:t>
            </w:r>
          </w:p>
        </w:tc>
        <w:tc>
          <w:tcPr>
            <w:tcW w:w="7175" w:type="dxa"/>
            <w:shd w:val="clear" w:color="auto" w:fill="FFFFFF" w:themeFill="background1"/>
          </w:tcPr>
          <w:p w14:paraId="2C338512" w14:textId="77777777" w:rsidR="00241CE1" w:rsidRDefault="00241CE1" w:rsidP="00D23EB7">
            <w:pPr>
              <w:spacing w:before="120" w:after="120" w:line="312" w:lineRule="auto"/>
              <w:jc w:val="center"/>
              <w:rPr>
                <w:rFonts w:eastAsia="Times New Roman" w:cs="Times New Roman"/>
                <w:b/>
                <w:szCs w:val="26"/>
              </w:rPr>
            </w:pPr>
            <w:r>
              <w:rPr>
                <w:rFonts w:eastAsia="Times New Roman" w:cs="Times New Roman"/>
                <w:b/>
                <w:szCs w:val="26"/>
              </w:rPr>
              <w:t>Quyền</w:t>
            </w:r>
          </w:p>
        </w:tc>
      </w:tr>
      <w:tr w:rsidR="00241CE1" w14:paraId="3B874451" w14:textId="77777777" w:rsidTr="00241CE1">
        <w:trPr>
          <w:trHeight w:val="20"/>
        </w:trPr>
        <w:tc>
          <w:tcPr>
            <w:tcW w:w="0" w:type="auto"/>
          </w:tcPr>
          <w:p w14:paraId="33F1C928" w14:textId="77777777" w:rsidR="00241CE1" w:rsidRDefault="00241CE1" w:rsidP="00D23EB7">
            <w:pPr>
              <w:spacing w:before="120" w:after="120" w:line="312" w:lineRule="auto"/>
              <w:rPr>
                <w:rFonts w:eastAsia="Times New Roman" w:cs="Times New Roman"/>
                <w:b/>
                <w:szCs w:val="26"/>
              </w:rPr>
            </w:pPr>
            <w:r>
              <w:rPr>
                <w:rFonts w:eastAsia="Times New Roman" w:cs="Times New Roman"/>
                <w:b/>
                <w:szCs w:val="26"/>
              </w:rPr>
              <w:t>1</w:t>
            </w:r>
          </w:p>
        </w:tc>
        <w:tc>
          <w:tcPr>
            <w:tcW w:w="0" w:type="auto"/>
          </w:tcPr>
          <w:p w14:paraId="5DBEDA86" w14:textId="77777777" w:rsidR="00241CE1" w:rsidRDefault="00724119" w:rsidP="00724119">
            <w:pPr>
              <w:spacing w:before="120" w:after="120" w:line="312" w:lineRule="auto"/>
              <w:jc w:val="left"/>
              <w:rPr>
                <w:rFonts w:eastAsia="Times New Roman" w:cs="Times New Roman"/>
                <w:szCs w:val="26"/>
              </w:rPr>
            </w:pPr>
            <w:r>
              <w:rPr>
                <w:rFonts w:eastAsia="Times New Roman" w:cs="Times New Roman"/>
                <w:szCs w:val="26"/>
              </w:rPr>
              <w:t>Phụ trách CLB</w:t>
            </w:r>
          </w:p>
        </w:tc>
        <w:tc>
          <w:tcPr>
            <w:tcW w:w="7175" w:type="dxa"/>
          </w:tcPr>
          <w:p w14:paraId="7DD21C18" w14:textId="77777777" w:rsidR="00241CE1" w:rsidRPr="00F222AB" w:rsidRDefault="00241CE1" w:rsidP="00724119">
            <w:pPr>
              <w:pStyle w:val="cham"/>
            </w:pPr>
            <w:r w:rsidRPr="00F222AB">
              <w:t xml:space="preserve">Giao diện </w:t>
            </w:r>
            <w:r w:rsidR="00724119">
              <w:t>người dùng</w:t>
            </w:r>
            <w:r w:rsidRPr="00F222AB">
              <w:t>:</w:t>
            </w:r>
          </w:p>
          <w:p w14:paraId="008CC79F" w14:textId="77777777" w:rsidR="00241CE1" w:rsidRPr="00724119" w:rsidRDefault="00241CE1" w:rsidP="00724119">
            <w:pPr>
              <w:pStyle w:val="Style1"/>
              <w:spacing w:before="120" w:after="120"/>
            </w:pPr>
            <w:r w:rsidRPr="00724119">
              <w:t>Quản lý mặt giao diện đã hợp lý hay chưa.</w:t>
            </w:r>
          </w:p>
          <w:p w14:paraId="33D2DED4" w14:textId="77777777" w:rsidR="00241CE1" w:rsidRPr="00724119" w:rsidRDefault="00241CE1" w:rsidP="00724119">
            <w:pPr>
              <w:pStyle w:val="Style1"/>
              <w:spacing w:before="120" w:after="120"/>
            </w:pPr>
            <w:r w:rsidRPr="00724119">
              <w:t>Quản lý sự tương tác của người dùng đến hệ thống.</w:t>
            </w:r>
          </w:p>
          <w:p w14:paraId="3BBB2A1B" w14:textId="77777777" w:rsidR="00241CE1" w:rsidRDefault="00241CE1" w:rsidP="00724119">
            <w:pPr>
              <w:pStyle w:val="Style1"/>
              <w:spacing w:before="120" w:after="120"/>
            </w:pPr>
            <w:r w:rsidRPr="00724119">
              <w:t xml:space="preserve"> Quản lý các lỗi phát sinh từ hệ thống.</w:t>
            </w:r>
          </w:p>
          <w:p w14:paraId="164B30E7" w14:textId="77777777" w:rsidR="00241CE1" w:rsidRPr="00F222AB" w:rsidRDefault="00241CE1" w:rsidP="00724119">
            <w:pPr>
              <w:pStyle w:val="cham"/>
            </w:pPr>
            <w:r w:rsidRPr="00F222AB">
              <w:t xml:space="preserve">Giao diện </w:t>
            </w:r>
            <w:r w:rsidR="00724119">
              <w:t>quản trị</w:t>
            </w:r>
            <w:r w:rsidRPr="00F222AB">
              <w:t>:</w:t>
            </w:r>
          </w:p>
          <w:p w14:paraId="5D9FDD0A" w14:textId="77777777" w:rsidR="00241CE1" w:rsidRDefault="00241CE1" w:rsidP="00724119">
            <w:pPr>
              <w:pStyle w:val="Style1"/>
              <w:spacing w:before="120" w:after="120"/>
            </w:pPr>
            <w:r>
              <w:t>Quản lý các bài viết của cộng tác viên viết bài.</w:t>
            </w:r>
          </w:p>
          <w:p w14:paraId="58EFC1A4" w14:textId="77777777" w:rsidR="00241CE1" w:rsidRDefault="00241CE1" w:rsidP="00724119">
            <w:pPr>
              <w:pStyle w:val="Style1"/>
              <w:spacing w:before="120" w:after="120"/>
            </w:pPr>
            <w:r>
              <w:t>Quản lý các giao dịch của cộng tác viên</w:t>
            </w:r>
            <w:r w:rsidR="00724119">
              <w:t xml:space="preserve"> kế toán</w:t>
            </w:r>
            <w:r>
              <w:t>.</w:t>
            </w:r>
          </w:p>
          <w:p w14:paraId="00E497D5" w14:textId="77777777" w:rsidR="00241CE1" w:rsidRDefault="00724119" w:rsidP="00724119">
            <w:pPr>
              <w:pStyle w:val="Style1"/>
              <w:spacing w:before="120" w:after="120"/>
            </w:pPr>
            <w:r>
              <w:t>Xem</w:t>
            </w:r>
            <w:r w:rsidR="00241CE1">
              <w:t xml:space="preserve"> các góp ý từ người dùng.</w:t>
            </w:r>
          </w:p>
          <w:p w14:paraId="5CA18564" w14:textId="77777777" w:rsidR="00241CE1" w:rsidRDefault="00241CE1" w:rsidP="00724119">
            <w:pPr>
              <w:pStyle w:val="Style1"/>
              <w:spacing w:before="120" w:after="120"/>
            </w:pPr>
            <w:r>
              <w:t>Truy xuất các báo cáo.</w:t>
            </w:r>
          </w:p>
        </w:tc>
      </w:tr>
      <w:tr w:rsidR="00241CE1" w14:paraId="11629800" w14:textId="77777777" w:rsidTr="00241CE1">
        <w:trPr>
          <w:trHeight w:val="20"/>
        </w:trPr>
        <w:tc>
          <w:tcPr>
            <w:tcW w:w="0" w:type="auto"/>
          </w:tcPr>
          <w:p w14:paraId="4F54A773" w14:textId="77777777" w:rsidR="00241CE1" w:rsidRDefault="00241CE1" w:rsidP="00D23EB7">
            <w:pPr>
              <w:spacing w:before="120" w:after="120" w:line="312" w:lineRule="auto"/>
              <w:rPr>
                <w:rFonts w:eastAsia="Times New Roman" w:cs="Times New Roman"/>
                <w:b/>
                <w:szCs w:val="26"/>
              </w:rPr>
            </w:pPr>
            <w:r>
              <w:rPr>
                <w:rFonts w:eastAsia="Times New Roman" w:cs="Times New Roman"/>
                <w:b/>
                <w:szCs w:val="26"/>
              </w:rPr>
              <w:t>2</w:t>
            </w:r>
          </w:p>
        </w:tc>
        <w:tc>
          <w:tcPr>
            <w:tcW w:w="0" w:type="auto"/>
          </w:tcPr>
          <w:p w14:paraId="7DA8C050" w14:textId="77777777" w:rsidR="00241CE1" w:rsidRDefault="00241CE1" w:rsidP="00D23EB7">
            <w:pPr>
              <w:pStyle w:val="1"/>
            </w:pPr>
            <w:r>
              <w:t>Cộng tác viên kế toán</w:t>
            </w:r>
          </w:p>
        </w:tc>
        <w:tc>
          <w:tcPr>
            <w:tcW w:w="7175" w:type="dxa"/>
          </w:tcPr>
          <w:p w14:paraId="4DE6BF96" w14:textId="77777777" w:rsidR="00241CE1" w:rsidRPr="00724119" w:rsidRDefault="00241CE1" w:rsidP="00724119">
            <w:pPr>
              <w:pStyle w:val="cham"/>
            </w:pPr>
            <w:r w:rsidRPr="00724119">
              <w:t xml:space="preserve">Giao diện </w:t>
            </w:r>
            <w:r w:rsidR="00724119">
              <w:t>người dùng</w:t>
            </w:r>
            <w:r w:rsidRPr="00724119">
              <w:t>:</w:t>
            </w:r>
          </w:p>
          <w:p w14:paraId="2850C784" w14:textId="77777777" w:rsidR="00241CE1" w:rsidRDefault="00241CE1" w:rsidP="00724119">
            <w:pPr>
              <w:pStyle w:val="Style1"/>
              <w:spacing w:before="120" w:after="120"/>
            </w:pPr>
            <w:r>
              <w:t>Thêm mới các giao dịch: nạp tiền, phê duyệt khảo sát.</w:t>
            </w:r>
          </w:p>
          <w:p w14:paraId="3E02ED9E" w14:textId="77777777" w:rsidR="00241CE1" w:rsidRDefault="00241CE1" w:rsidP="00724119">
            <w:pPr>
              <w:pStyle w:val="Style1"/>
              <w:spacing w:before="120" w:after="120"/>
            </w:pPr>
            <w:r>
              <w:t>Quản lý quỹ điểm danh</w:t>
            </w:r>
            <w:r w:rsidR="00724119">
              <w:t>, tài khoản khảo sát</w:t>
            </w:r>
            <w:r>
              <w:t>.</w:t>
            </w:r>
          </w:p>
        </w:tc>
      </w:tr>
      <w:tr w:rsidR="00241CE1" w14:paraId="796CAD36" w14:textId="77777777" w:rsidTr="00241CE1">
        <w:trPr>
          <w:trHeight w:val="20"/>
        </w:trPr>
        <w:tc>
          <w:tcPr>
            <w:tcW w:w="0" w:type="auto"/>
          </w:tcPr>
          <w:p w14:paraId="0E6DE410" w14:textId="77777777" w:rsidR="00241CE1" w:rsidRDefault="00241CE1" w:rsidP="00D23EB7">
            <w:pPr>
              <w:spacing w:before="120" w:after="120" w:line="312" w:lineRule="auto"/>
              <w:rPr>
                <w:rFonts w:eastAsia="Times New Roman" w:cs="Times New Roman"/>
                <w:b/>
                <w:szCs w:val="26"/>
              </w:rPr>
            </w:pPr>
            <w:r>
              <w:rPr>
                <w:rFonts w:eastAsia="Times New Roman" w:cs="Times New Roman"/>
                <w:b/>
                <w:szCs w:val="26"/>
              </w:rPr>
              <w:t>3</w:t>
            </w:r>
          </w:p>
        </w:tc>
        <w:tc>
          <w:tcPr>
            <w:tcW w:w="0" w:type="auto"/>
          </w:tcPr>
          <w:p w14:paraId="28D2E5CC" w14:textId="77777777" w:rsidR="00241CE1" w:rsidRDefault="00241CE1" w:rsidP="00D23EB7">
            <w:pPr>
              <w:pStyle w:val="1"/>
            </w:pPr>
            <w:r>
              <w:t>Cộng tác viên viết bài</w:t>
            </w:r>
          </w:p>
        </w:tc>
        <w:tc>
          <w:tcPr>
            <w:tcW w:w="7175" w:type="dxa"/>
          </w:tcPr>
          <w:p w14:paraId="3DC68E7D" w14:textId="77777777" w:rsidR="00241CE1" w:rsidRPr="00F222AB" w:rsidRDefault="00241CE1" w:rsidP="00724119">
            <w:pPr>
              <w:pStyle w:val="cham"/>
            </w:pPr>
            <w:r w:rsidRPr="00F222AB">
              <w:t xml:space="preserve">Giao diện </w:t>
            </w:r>
            <w:r w:rsidR="00724119">
              <w:t>quản trị</w:t>
            </w:r>
            <w:r w:rsidRPr="00F222AB">
              <w:t>:</w:t>
            </w:r>
          </w:p>
          <w:p w14:paraId="055520EA" w14:textId="77777777" w:rsidR="00241CE1" w:rsidRDefault="00241CE1" w:rsidP="00724119">
            <w:pPr>
              <w:pStyle w:val="Style1"/>
            </w:pPr>
            <w:r>
              <w:t>Thêm, sửa, xóa nội dung hoạt động thiện nguyện, các tin tức và thông báo của hoạt động thiện nguyện.</w:t>
            </w:r>
          </w:p>
          <w:p w14:paraId="2DDC59C5" w14:textId="77777777" w:rsidR="00241CE1" w:rsidRDefault="00241CE1" w:rsidP="00724119">
            <w:pPr>
              <w:pStyle w:val="Style1"/>
            </w:pPr>
            <w:r>
              <w:rPr>
                <w:sz w:val="14"/>
                <w:szCs w:val="14"/>
              </w:rPr>
              <w:t xml:space="preserve"> </w:t>
            </w:r>
            <w:r>
              <w:t xml:space="preserve">Thêm, sửa, xóa </w:t>
            </w:r>
            <w:r w:rsidR="00724119">
              <w:t>nội dung</w:t>
            </w:r>
            <w:r>
              <w:t xml:space="preserve"> bài khảo sát.</w:t>
            </w:r>
          </w:p>
        </w:tc>
      </w:tr>
      <w:tr w:rsidR="00241CE1" w14:paraId="026AE2C1" w14:textId="77777777" w:rsidTr="00241CE1">
        <w:trPr>
          <w:trHeight w:val="20"/>
        </w:trPr>
        <w:tc>
          <w:tcPr>
            <w:tcW w:w="0" w:type="auto"/>
          </w:tcPr>
          <w:p w14:paraId="593DD7DE" w14:textId="77777777" w:rsidR="00241CE1" w:rsidRDefault="00241CE1" w:rsidP="00D23EB7">
            <w:pPr>
              <w:spacing w:before="120" w:after="120" w:line="312" w:lineRule="auto"/>
              <w:rPr>
                <w:rFonts w:eastAsia="Times New Roman" w:cs="Times New Roman"/>
                <w:b/>
                <w:szCs w:val="26"/>
              </w:rPr>
            </w:pPr>
            <w:r>
              <w:rPr>
                <w:rFonts w:eastAsia="Times New Roman" w:cs="Times New Roman"/>
                <w:b/>
                <w:szCs w:val="26"/>
              </w:rPr>
              <w:t>4</w:t>
            </w:r>
          </w:p>
        </w:tc>
        <w:tc>
          <w:tcPr>
            <w:tcW w:w="0" w:type="auto"/>
          </w:tcPr>
          <w:p w14:paraId="348F452D" w14:textId="77777777" w:rsidR="00241CE1" w:rsidRDefault="00241CE1" w:rsidP="00D23EB7">
            <w:pPr>
              <w:pStyle w:val="1"/>
            </w:pPr>
            <w:r>
              <w:t>Nhà hảo tâm</w:t>
            </w:r>
          </w:p>
        </w:tc>
        <w:tc>
          <w:tcPr>
            <w:tcW w:w="7175" w:type="dxa"/>
          </w:tcPr>
          <w:p w14:paraId="775DADE7" w14:textId="77777777" w:rsidR="00241CE1" w:rsidRPr="00F222AB" w:rsidRDefault="00241CE1" w:rsidP="00724119">
            <w:pPr>
              <w:pStyle w:val="cham"/>
            </w:pPr>
            <w:r w:rsidRPr="00F222AB">
              <w:t xml:space="preserve">Giao diện </w:t>
            </w:r>
            <w:r w:rsidR="00724119">
              <w:t>người dùng</w:t>
            </w:r>
            <w:r w:rsidRPr="00F222AB">
              <w:t>:</w:t>
            </w:r>
          </w:p>
          <w:p w14:paraId="5FE57FF6" w14:textId="77777777" w:rsidR="00241CE1" w:rsidRPr="00F222AB" w:rsidRDefault="00241CE1" w:rsidP="00724119">
            <w:pPr>
              <w:pStyle w:val="Style1"/>
            </w:pPr>
            <w:r>
              <w:lastRenderedPageBreak/>
              <w:t xml:space="preserve">Xem thông tin về các </w:t>
            </w:r>
            <w:r w:rsidR="00724119">
              <w:t>HĐTN</w:t>
            </w:r>
            <w:r>
              <w:t xml:space="preserve">, thực hiện điểm danh, trả lời khảo sát, thực hiện quyên góp, đăng </w:t>
            </w:r>
            <w:r w:rsidR="001D5998">
              <w:t>ký</w:t>
            </w:r>
            <w:r>
              <w:t xml:space="preserve"> góp sức</w:t>
            </w:r>
            <w:r w:rsidR="00724119">
              <w:t>, theo dõi HĐTN</w:t>
            </w:r>
            <w:r>
              <w:t xml:space="preserve"> và gửi góp ý về hệ thống.</w:t>
            </w:r>
          </w:p>
        </w:tc>
      </w:tr>
      <w:tr w:rsidR="00241CE1" w14:paraId="678E2754" w14:textId="77777777" w:rsidTr="001D5998">
        <w:trPr>
          <w:trHeight w:val="1130"/>
        </w:trPr>
        <w:tc>
          <w:tcPr>
            <w:tcW w:w="0" w:type="auto"/>
          </w:tcPr>
          <w:p w14:paraId="5989A62E" w14:textId="77777777" w:rsidR="00241CE1" w:rsidRDefault="00241CE1" w:rsidP="00D23EB7">
            <w:pPr>
              <w:spacing w:before="120" w:after="120" w:line="312" w:lineRule="auto"/>
              <w:rPr>
                <w:rFonts w:eastAsia="Times New Roman" w:cs="Times New Roman"/>
                <w:b/>
                <w:szCs w:val="26"/>
              </w:rPr>
            </w:pPr>
            <w:r>
              <w:rPr>
                <w:rFonts w:eastAsia="Times New Roman" w:cs="Times New Roman"/>
                <w:b/>
                <w:szCs w:val="26"/>
              </w:rPr>
              <w:lastRenderedPageBreak/>
              <w:t>5</w:t>
            </w:r>
          </w:p>
        </w:tc>
        <w:tc>
          <w:tcPr>
            <w:tcW w:w="0" w:type="auto"/>
          </w:tcPr>
          <w:p w14:paraId="10B92907" w14:textId="77777777" w:rsidR="00241CE1" w:rsidRDefault="00241CE1" w:rsidP="00D23EB7">
            <w:pPr>
              <w:spacing w:before="120" w:after="120" w:line="312" w:lineRule="auto"/>
              <w:jc w:val="left"/>
              <w:rPr>
                <w:rFonts w:eastAsia="Times New Roman" w:cs="Times New Roman"/>
                <w:szCs w:val="26"/>
              </w:rPr>
            </w:pPr>
            <w:r>
              <w:rPr>
                <w:rFonts w:eastAsia="Times New Roman" w:cs="Times New Roman"/>
                <w:szCs w:val="26"/>
              </w:rPr>
              <w:t>Nhà tài trợ</w:t>
            </w:r>
          </w:p>
        </w:tc>
        <w:tc>
          <w:tcPr>
            <w:tcW w:w="7175" w:type="dxa"/>
          </w:tcPr>
          <w:p w14:paraId="2A67B4C1" w14:textId="77777777" w:rsidR="00241CE1" w:rsidRPr="001D5998" w:rsidRDefault="00241CE1" w:rsidP="00724119">
            <w:pPr>
              <w:pStyle w:val="cham"/>
            </w:pPr>
            <w:r>
              <w:t>Với mỗi yêu cầu khảo sát, nhà tài trợ cần trả một số tiền để nhận lại số lượt trả lời khảo sát tương ứng.</w:t>
            </w:r>
          </w:p>
        </w:tc>
      </w:tr>
      <w:tr w:rsidR="00241CE1" w14:paraId="0EC848FD" w14:textId="77777777" w:rsidTr="00241CE1">
        <w:trPr>
          <w:trHeight w:val="20"/>
        </w:trPr>
        <w:tc>
          <w:tcPr>
            <w:tcW w:w="0" w:type="auto"/>
          </w:tcPr>
          <w:p w14:paraId="5387ABD7" w14:textId="77777777" w:rsidR="00241CE1" w:rsidRDefault="00241CE1" w:rsidP="00D23EB7">
            <w:pPr>
              <w:spacing w:before="120" w:after="120" w:line="312" w:lineRule="auto"/>
              <w:rPr>
                <w:rFonts w:eastAsia="Times New Roman" w:cs="Times New Roman"/>
                <w:b/>
                <w:szCs w:val="26"/>
              </w:rPr>
            </w:pPr>
            <w:r>
              <w:rPr>
                <w:rFonts w:eastAsia="Times New Roman" w:cs="Times New Roman"/>
                <w:b/>
                <w:szCs w:val="26"/>
              </w:rPr>
              <w:t>6</w:t>
            </w:r>
          </w:p>
        </w:tc>
        <w:tc>
          <w:tcPr>
            <w:tcW w:w="0" w:type="auto"/>
          </w:tcPr>
          <w:p w14:paraId="16D82748" w14:textId="77777777" w:rsidR="00241CE1" w:rsidRDefault="00323FF9" w:rsidP="00D23EB7">
            <w:pPr>
              <w:pStyle w:val="1"/>
            </w:pPr>
            <w:r>
              <w:t>Người thụ hưởng</w:t>
            </w:r>
          </w:p>
        </w:tc>
        <w:tc>
          <w:tcPr>
            <w:tcW w:w="7175" w:type="dxa"/>
          </w:tcPr>
          <w:p w14:paraId="7D67B644" w14:textId="77777777" w:rsidR="00241CE1" w:rsidRPr="006C4FE0" w:rsidRDefault="00241CE1" w:rsidP="00724119">
            <w:pPr>
              <w:pStyle w:val="cham"/>
            </w:pPr>
            <w:r>
              <w:t>Nhận quyên góp sau khi hoạt động thiện nguyện liên quan đến đối tượng này kết thúc.</w:t>
            </w:r>
          </w:p>
        </w:tc>
      </w:tr>
    </w:tbl>
    <w:p w14:paraId="34A4D62C" w14:textId="77777777" w:rsidR="006E45C1" w:rsidRPr="005148B2" w:rsidRDefault="005E3BA8" w:rsidP="005148B2">
      <w:pPr>
        <w:pStyle w:val="Caption1"/>
      </w:pPr>
      <w:bookmarkStart w:id="13" w:name="_Toc38309970"/>
      <w:r w:rsidRPr="003221F2">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1</w:t>
      </w:r>
      <w:r w:rsidR="001C6E58">
        <w:rPr>
          <w:noProof/>
        </w:rPr>
        <w:fldChar w:fldCharType="end"/>
      </w:r>
      <w:r w:rsidRPr="003221F2">
        <w:t>: Các tác nhân và vai trò của họ trong hệ thống.</w:t>
      </w:r>
      <w:bookmarkEnd w:id="13"/>
      <w:r w:rsidR="006E45C1">
        <w:rPr>
          <w:b/>
          <w:i w:val="0"/>
        </w:rPr>
        <w:tab/>
      </w:r>
    </w:p>
    <w:p w14:paraId="32B91BAB" w14:textId="77777777" w:rsidR="000C78FA" w:rsidRPr="000C78FA" w:rsidRDefault="000C78FA" w:rsidP="001846F9">
      <w:pPr>
        <w:pStyle w:val="Heading2"/>
        <w:spacing w:line="360" w:lineRule="auto"/>
        <w:rPr>
          <w:b/>
        </w:rPr>
      </w:pPr>
      <w:bookmarkStart w:id="14" w:name="_Toc38143546"/>
      <w:r w:rsidRPr="001846F9">
        <w:rPr>
          <w:rFonts w:ascii="Times New Roman" w:hAnsi="Times New Roman" w:cs="Times New Roman"/>
          <w:b/>
          <w:color w:val="auto"/>
        </w:rPr>
        <w:t>2.2. Phân tích hệ thống về xử lý</w:t>
      </w:r>
      <w:bookmarkEnd w:id="14"/>
    </w:p>
    <w:p w14:paraId="0267461E" w14:textId="77777777" w:rsidR="001D5998" w:rsidRDefault="000C78FA" w:rsidP="001D5998">
      <w:pPr>
        <w:pStyle w:val="Heading3"/>
        <w:spacing w:line="360" w:lineRule="auto"/>
        <w:rPr>
          <w:i/>
        </w:rPr>
      </w:pPr>
      <w:r w:rsidRPr="000C78FA">
        <w:rPr>
          <w:b/>
          <w:szCs w:val="26"/>
        </w:rPr>
        <w:tab/>
      </w:r>
      <w:bookmarkStart w:id="15" w:name="_Toc38143547"/>
      <w:r w:rsidR="006E45C1">
        <w:rPr>
          <w:rFonts w:ascii="Times New Roman" w:hAnsi="Times New Roman" w:cs="Times New Roman"/>
          <w:b/>
          <w:i/>
          <w:color w:val="auto"/>
          <w:sz w:val="26"/>
          <w:szCs w:val="26"/>
        </w:rPr>
        <w:t>2.2.1. Sơ</w:t>
      </w:r>
      <w:r w:rsidRPr="001846F9">
        <w:rPr>
          <w:rFonts w:ascii="Times New Roman" w:hAnsi="Times New Roman" w:cs="Times New Roman"/>
          <w:b/>
          <w:i/>
          <w:color w:val="auto"/>
          <w:sz w:val="26"/>
          <w:szCs w:val="26"/>
        </w:rPr>
        <w:t xml:space="preserve"> đồ phân rã chức năng</w:t>
      </w:r>
      <w:bookmarkEnd w:id="15"/>
    </w:p>
    <w:p w14:paraId="4EF99BF4" w14:textId="77777777" w:rsidR="003221F2" w:rsidRDefault="006E45C1" w:rsidP="007525E8">
      <w:pPr>
        <w:pStyle w:val="4cham"/>
      </w:pPr>
      <w:r w:rsidRPr="006E45C1">
        <w:t>2.2.1.1. Phía người dùng</w:t>
      </w:r>
    </w:p>
    <w:p w14:paraId="58E0BC2E" w14:textId="77777777" w:rsidR="007525E8" w:rsidRDefault="007525E8" w:rsidP="001D5998">
      <w:pPr>
        <w:pStyle w:val="4cham"/>
        <w:ind w:left="0" w:firstLine="0"/>
        <w:jc w:val="center"/>
      </w:pPr>
      <w:r>
        <w:rPr>
          <w:noProof/>
        </w:rPr>
        <w:drawing>
          <wp:inline distT="0" distB="0" distL="0" distR="0" wp14:anchorId="2B7A52F5" wp14:editId="0ECD5381">
            <wp:extent cx="5943600" cy="43351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35145"/>
                    </a:xfrm>
                    <a:prstGeom prst="rect">
                      <a:avLst/>
                    </a:prstGeom>
                  </pic:spPr>
                </pic:pic>
              </a:graphicData>
            </a:graphic>
          </wp:inline>
        </w:drawing>
      </w:r>
    </w:p>
    <w:p w14:paraId="40A007B4" w14:textId="77777777" w:rsidR="00724119" w:rsidRDefault="003221F2" w:rsidP="00724119">
      <w:pPr>
        <w:pStyle w:val="Caption1"/>
      </w:pPr>
      <w:bookmarkStart w:id="16" w:name="_Toc38145541"/>
      <w:r w:rsidRPr="003221F2">
        <w:t xml:space="preserve">Hình </w:t>
      </w:r>
      <w:r w:rsidR="003A6EE2">
        <w:rPr>
          <w:noProof/>
        </w:rPr>
        <w:fldChar w:fldCharType="begin"/>
      </w:r>
      <w:r w:rsidR="003A6EE2">
        <w:rPr>
          <w:noProof/>
        </w:rPr>
        <w:instrText xml:space="preserve"> SEQ Hình \* ARABIC </w:instrText>
      </w:r>
      <w:r w:rsidR="003A6EE2">
        <w:rPr>
          <w:noProof/>
        </w:rPr>
        <w:fldChar w:fldCharType="separate"/>
      </w:r>
      <w:r w:rsidR="00EE7F5C">
        <w:rPr>
          <w:noProof/>
        </w:rPr>
        <w:t>2</w:t>
      </w:r>
      <w:r w:rsidR="003A6EE2">
        <w:rPr>
          <w:noProof/>
        </w:rPr>
        <w:fldChar w:fldCharType="end"/>
      </w:r>
      <w:r w:rsidR="00512207">
        <w:rPr>
          <w:noProof/>
        </w:rPr>
        <w:t>.1</w:t>
      </w:r>
      <w:r w:rsidRPr="003221F2">
        <w:t>: Sơ đồ phân rã chức năng người dùng.</w:t>
      </w:r>
      <w:bookmarkEnd w:id="16"/>
    </w:p>
    <w:p w14:paraId="565459CF" w14:textId="77777777" w:rsidR="007525E8" w:rsidRDefault="007525E8" w:rsidP="005148B2">
      <w:pPr>
        <w:pStyle w:val="thongthuong"/>
        <w:jc w:val="both"/>
      </w:pPr>
      <w:r>
        <w:lastRenderedPageBreak/>
        <w:t>Giao diện phía người dùng dành cho c</w:t>
      </w:r>
      <w:r w:rsidR="00724119">
        <w:t xml:space="preserve">ác nhà hảo tâm </w:t>
      </w:r>
      <w:r>
        <w:t>(sinh viên, cán bộ và giảng viên Học viện Ngân hàng) thực hiện 4 nhóm chức năng nghiệp vụ chính bao gồm</w:t>
      </w:r>
      <w:r w:rsidR="001A4E22">
        <w:t>:</w:t>
      </w:r>
      <w:r>
        <w:t xml:space="preserve"> </w:t>
      </w:r>
      <w:r w:rsidRPr="001A4E22">
        <w:rPr>
          <w:i/>
        </w:rPr>
        <w:t>thiết lập tài khoản, tương tác với hệ thống, thực hiện các tác vụ liên quan đến việc quyên góp và nhận các thành tích quyên góp</w:t>
      </w:r>
      <w:r>
        <w:t>.</w:t>
      </w:r>
    </w:p>
    <w:p w14:paraId="7D0636BB" w14:textId="77777777" w:rsidR="005148B2" w:rsidRPr="005148B2" w:rsidRDefault="005148B2" w:rsidP="005148B2">
      <w:pPr>
        <w:pStyle w:val="cham"/>
        <w:rPr>
          <w:b/>
        </w:rPr>
      </w:pPr>
      <w:r w:rsidRPr="005148B2">
        <w:rPr>
          <w:b/>
        </w:rPr>
        <w:t>Thiết l</w:t>
      </w:r>
      <w:r>
        <w:rPr>
          <w:b/>
        </w:rPr>
        <w:t>ập</w:t>
      </w:r>
      <w:r>
        <w:t xml:space="preserve">: </w:t>
      </w:r>
      <w:r w:rsidR="001A4E22">
        <w:t>Đ</w:t>
      </w:r>
      <w:r>
        <w:t>ăng ký</w:t>
      </w:r>
      <w:r w:rsidR="00DC187C">
        <w:t>,</w:t>
      </w:r>
      <w:r>
        <w:t xml:space="preserve"> đăng nhập tài khoản</w:t>
      </w:r>
      <w:r w:rsidR="00DC187C">
        <w:t>,</w:t>
      </w:r>
      <w:r>
        <w:t xml:space="preserve"> thực hiện thay đổi các thông tin chung (họ tên, ngày sinh, số tài khoản) và thay đổi mật khẩu.</w:t>
      </w:r>
    </w:p>
    <w:p w14:paraId="726EB0A5" w14:textId="77777777" w:rsidR="005148B2" w:rsidRPr="005148B2" w:rsidRDefault="005148B2" w:rsidP="005148B2">
      <w:pPr>
        <w:pStyle w:val="cham"/>
        <w:rPr>
          <w:b/>
        </w:rPr>
      </w:pPr>
      <w:r>
        <w:rPr>
          <w:b/>
        </w:rPr>
        <w:t>Tương tác</w:t>
      </w:r>
      <w:r>
        <w:t xml:space="preserve">: </w:t>
      </w:r>
      <w:r w:rsidR="001A4E22">
        <w:t>T</w:t>
      </w:r>
      <w:r>
        <w:t>hực hiện khảo sát (theo yêu cầu của nhà tài trợ), điểm danh (theo các mốc thời gian nhất định), gửi góp ý tới hệ thống.</w:t>
      </w:r>
    </w:p>
    <w:p w14:paraId="1B7BAEF1" w14:textId="77777777" w:rsidR="005148B2" w:rsidRPr="005148B2" w:rsidRDefault="005148B2" w:rsidP="005148B2">
      <w:pPr>
        <w:pStyle w:val="cham"/>
        <w:rPr>
          <w:b/>
        </w:rPr>
      </w:pPr>
      <w:r>
        <w:rPr>
          <w:b/>
        </w:rPr>
        <w:t>Quyên góp</w:t>
      </w:r>
      <w:r>
        <w:t xml:space="preserve">: </w:t>
      </w:r>
      <w:r w:rsidR="001A4E22">
        <w:t>T</w:t>
      </w:r>
      <w:r>
        <w:t>hực hiện quyên góp cho hoạt động thiện nguyện mà mình quan tâm, đăng ký theo dõi hoạt động để nhận được các thông báo liên quan tới hoạt động đó, đăng ký tham gia góp sức thực hiện chương trình thiện nguyện và nhận các thông báo khác từ hệ thống.</w:t>
      </w:r>
    </w:p>
    <w:p w14:paraId="72F316E9" w14:textId="77777777" w:rsidR="005148B2" w:rsidRDefault="005148B2" w:rsidP="005148B2">
      <w:pPr>
        <w:pStyle w:val="cham"/>
        <w:rPr>
          <w:b/>
        </w:rPr>
      </w:pPr>
      <w:r>
        <w:rPr>
          <w:b/>
        </w:rPr>
        <w:t>Nhận thành tích</w:t>
      </w:r>
      <w:r>
        <w:t xml:space="preserve">: </w:t>
      </w:r>
      <w:r w:rsidR="001A4E22">
        <w:t>X</w:t>
      </w:r>
      <w:r>
        <w:t>em lịch sử thực hiện các giao dịch (nạp tiền, thực hiện điểm danh, thực hiện khảo sát, quyên góp), xem các bảng xếp hạng thành tích của mình và bạn bè theo từng kỳ hạn khác nhau (theo năm, theo tháng, theo tuần) và nhận các huy hiệu (vàng, bạc, đồng, …) khi đạt đến các mốc quyên góp nhất định.</w:t>
      </w:r>
    </w:p>
    <w:p w14:paraId="72C2CDCC" w14:textId="77777777" w:rsidR="005148B2" w:rsidRDefault="005148B2" w:rsidP="005148B2">
      <w:pPr>
        <w:pStyle w:val="cham"/>
        <w:numPr>
          <w:ilvl w:val="0"/>
          <w:numId w:val="0"/>
        </w:numPr>
        <w:ind w:left="527" w:hanging="357"/>
        <w:rPr>
          <w:b/>
        </w:rPr>
      </w:pPr>
    </w:p>
    <w:p w14:paraId="365DED57" w14:textId="77777777" w:rsidR="005148B2" w:rsidRPr="005148B2" w:rsidRDefault="005148B2" w:rsidP="005148B2">
      <w:pPr>
        <w:pStyle w:val="cham"/>
        <w:numPr>
          <w:ilvl w:val="0"/>
          <w:numId w:val="0"/>
        </w:numPr>
        <w:ind w:left="527" w:hanging="357"/>
        <w:rPr>
          <w:b/>
        </w:rPr>
        <w:sectPr w:rsidR="005148B2" w:rsidRPr="005148B2" w:rsidSect="001D5998">
          <w:pgSz w:w="12240" w:h="15840"/>
          <w:pgMar w:top="1440" w:right="1440" w:bottom="1440" w:left="1440" w:header="720" w:footer="720" w:gutter="0"/>
          <w:cols w:space="720"/>
          <w:docGrid w:linePitch="360"/>
        </w:sectPr>
      </w:pPr>
    </w:p>
    <w:p w14:paraId="4C67018A" w14:textId="77777777" w:rsidR="00436A34" w:rsidRDefault="006E45C1" w:rsidP="007525E8">
      <w:pPr>
        <w:pStyle w:val="4cham"/>
      </w:pPr>
      <w:r w:rsidRPr="006E45C1">
        <w:lastRenderedPageBreak/>
        <w:t>2.2.1.2. Phía quản trị</w:t>
      </w:r>
    </w:p>
    <w:p w14:paraId="26B2EA4B" w14:textId="77777777" w:rsidR="007525E8" w:rsidRDefault="007525E8" w:rsidP="00436A34">
      <w:pPr>
        <w:keepNext/>
      </w:pPr>
      <w:r>
        <w:rPr>
          <w:noProof/>
        </w:rPr>
        <w:drawing>
          <wp:inline distT="0" distB="0" distL="0" distR="0" wp14:anchorId="76092ED0" wp14:editId="5955CF2E">
            <wp:extent cx="8229600" cy="3463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3463925"/>
                    </a:xfrm>
                    <a:prstGeom prst="rect">
                      <a:avLst/>
                    </a:prstGeom>
                  </pic:spPr>
                </pic:pic>
              </a:graphicData>
            </a:graphic>
          </wp:inline>
        </w:drawing>
      </w:r>
    </w:p>
    <w:p w14:paraId="38D30CF3" w14:textId="77777777" w:rsidR="00DC187C" w:rsidRDefault="00436A34" w:rsidP="00436A34">
      <w:pPr>
        <w:pStyle w:val="Caption1"/>
        <w:sectPr w:rsidR="00DC187C" w:rsidSect="00BC5D4D">
          <w:pgSz w:w="15840" w:h="12240" w:orient="landscape"/>
          <w:pgMar w:top="1440" w:right="1440" w:bottom="1440" w:left="1440" w:header="720" w:footer="720" w:gutter="0"/>
          <w:cols w:space="720"/>
          <w:docGrid w:linePitch="360"/>
        </w:sectPr>
      </w:pPr>
      <w:r>
        <w:t>Hình 2.2: Sơ đồ phân rã chức năng quản trị</w:t>
      </w:r>
    </w:p>
    <w:p w14:paraId="13A4879E" w14:textId="77777777" w:rsidR="00436A34" w:rsidRDefault="00436A34" w:rsidP="00DC187C">
      <w:pPr>
        <w:pStyle w:val="Caption1"/>
        <w:jc w:val="both"/>
      </w:pPr>
    </w:p>
    <w:p w14:paraId="29F37ADD" w14:textId="77777777" w:rsidR="003221F2" w:rsidRDefault="005148B2" w:rsidP="00724119">
      <w:pPr>
        <w:pStyle w:val="thongthuong"/>
      </w:pPr>
      <w:r>
        <w:t xml:space="preserve">Giao diện phía quản trị hệ thống </w:t>
      </w:r>
      <w:r w:rsidR="00DC187C">
        <w:t xml:space="preserve">được sử dụng bởi các thành viên Đoàn Thanh niên và Hội Sinh viên Học viện Ngân hàng (chủ nhiệm các câu lạc bộ, các cộng tác viên viết bài, các cộng tác viên kế toán) thực hiện 6 nhóm chức năng nghiệp vụ bao gồm: </w:t>
      </w:r>
      <w:r w:rsidR="00DC187C" w:rsidRPr="001A4E22">
        <w:rPr>
          <w:i/>
        </w:rPr>
        <w:t>quản trị tài khoản, quản trị hoạt động thiện nguyện, quản trị hoạt động tài trợ, quản trị giao dịch, quản trị góp ý và báo cáo</w:t>
      </w:r>
      <w:r w:rsidR="00DC187C">
        <w:t>.</w:t>
      </w:r>
    </w:p>
    <w:p w14:paraId="7CBD282E" w14:textId="77777777" w:rsidR="001A4E22" w:rsidRDefault="00DC187C" w:rsidP="00DC187C">
      <w:pPr>
        <w:pStyle w:val="cham"/>
      </w:pPr>
      <w:r>
        <w:rPr>
          <w:b/>
        </w:rPr>
        <w:t>Quản trị tài khoản</w:t>
      </w:r>
      <w:r>
        <w:t xml:space="preserve">: </w:t>
      </w:r>
      <w:r w:rsidR="001A4E22">
        <w:t>C</w:t>
      </w:r>
      <w:r>
        <w:t>ập nhật thông tin các nhóm người dùng (chủ nhiệm, cộng tác viên viết bài, cộng tác viên kế toán, nhà hảo tâm, nhà tài trợ, người thụ hưởng, …)</w:t>
      </w:r>
      <w:r w:rsidR="001A4E22">
        <w:t>,</w:t>
      </w:r>
      <w:r>
        <w:t xml:space="preserve"> cập nhật các thông tin tài khoản người dùng (người dùng đó thuộc nhóm người dùng nào)</w:t>
      </w:r>
      <w:r w:rsidR="001A4E22">
        <w:t>.</w:t>
      </w:r>
    </w:p>
    <w:p w14:paraId="7FBB59E1" w14:textId="77777777" w:rsidR="001A4E22" w:rsidRDefault="001A4E22" w:rsidP="00DC187C">
      <w:pPr>
        <w:pStyle w:val="cham"/>
      </w:pPr>
      <w:r>
        <w:rPr>
          <w:b/>
        </w:rPr>
        <w:t>Quản trị hoạt động thiện nguyện</w:t>
      </w:r>
      <w:r w:rsidRPr="001A4E22">
        <w:t>:</w:t>
      </w:r>
      <w:r>
        <w:t xml:space="preserve"> C</w:t>
      </w:r>
      <w:r w:rsidR="00DC187C">
        <w:t>ập nhật thông tin (</w:t>
      </w:r>
      <w:r>
        <w:t>tiêu đề</w:t>
      </w:r>
      <w:r w:rsidR="00DC187C">
        <w:t>, hình ảnh, nội dung) của các hoạt</w:t>
      </w:r>
      <w:r>
        <w:t xml:space="preserve"> động thiện nguyện, các tin tức</w:t>
      </w:r>
      <w:r w:rsidR="00DC187C">
        <w:t xml:space="preserve"> và thông báo</w:t>
      </w:r>
      <w:r>
        <w:t>.</w:t>
      </w:r>
    </w:p>
    <w:p w14:paraId="5173FF9A" w14:textId="77777777" w:rsidR="001A4E22" w:rsidRDefault="001A4E22" w:rsidP="00DC187C">
      <w:pPr>
        <w:pStyle w:val="cham"/>
      </w:pPr>
      <w:r>
        <w:rPr>
          <w:b/>
        </w:rPr>
        <w:t>Quản trị hoạt động tài trợ</w:t>
      </w:r>
      <w:r w:rsidRPr="001A4E22">
        <w:t>:</w:t>
      </w:r>
      <w:r w:rsidR="00DC187C">
        <w:t xml:space="preserve"> </w:t>
      </w:r>
      <w:r>
        <w:t>C</w:t>
      </w:r>
      <w:r w:rsidR="00DC187C">
        <w:t>ập nhật các thông tin (chính sách điểm danh, thời gian có hiệu lực) của quỹ điểm danh, (tên khảo sát, link khảo sát) của các bài khảo sát</w:t>
      </w:r>
      <w:r>
        <w:t>.</w:t>
      </w:r>
    </w:p>
    <w:p w14:paraId="6A21A251" w14:textId="77777777" w:rsidR="00DC187C" w:rsidRDefault="001A4E22" w:rsidP="00DC187C">
      <w:pPr>
        <w:pStyle w:val="cham"/>
      </w:pPr>
      <w:r>
        <w:rPr>
          <w:b/>
        </w:rPr>
        <w:t>Quản trị giao dịch</w:t>
      </w:r>
      <w:r w:rsidRPr="001A4E22">
        <w:t>:</w:t>
      </w:r>
      <w:r w:rsidR="00DC187C">
        <w:t xml:space="preserve"> </w:t>
      </w:r>
      <w:r>
        <w:t>Thêm mới các giao dịch nạp tiền (nạp tiền nhà hảo tâm, nạp tiền quỹ điểm danh, nạp tiền khảo sát) và phê duyệt các câu trả lời khảo sát của các nhà hảo tâm.</w:t>
      </w:r>
    </w:p>
    <w:p w14:paraId="275CE26E" w14:textId="77777777" w:rsidR="001A4E22" w:rsidRDefault="001A4E22" w:rsidP="00DC187C">
      <w:pPr>
        <w:pStyle w:val="cham"/>
      </w:pPr>
      <w:r>
        <w:rPr>
          <w:b/>
        </w:rPr>
        <w:t>Quản trị góp ý</w:t>
      </w:r>
      <w:r w:rsidRPr="001A4E22">
        <w:t>:</w:t>
      </w:r>
      <w:r>
        <w:t xml:space="preserve"> Xem các góp ý từ nhà hảo tâm gửi đến hệ thống.</w:t>
      </w:r>
    </w:p>
    <w:p w14:paraId="31676A1B" w14:textId="77777777" w:rsidR="005148B2" w:rsidRPr="001A4E22" w:rsidRDefault="001A4E22" w:rsidP="001A4E22">
      <w:pPr>
        <w:pStyle w:val="cham"/>
        <w:sectPr w:rsidR="005148B2" w:rsidRPr="001A4E22" w:rsidSect="00DC187C">
          <w:pgSz w:w="12240" w:h="15840"/>
          <w:pgMar w:top="1440" w:right="1440" w:bottom="1440" w:left="1440" w:header="720" w:footer="720" w:gutter="0"/>
          <w:cols w:space="720"/>
          <w:docGrid w:linePitch="360"/>
        </w:sectPr>
      </w:pPr>
      <w:r>
        <w:rPr>
          <w:b/>
        </w:rPr>
        <w:t>Báo cáo</w:t>
      </w:r>
      <w:r w:rsidRPr="001A4E22">
        <w:t>:</w:t>
      </w:r>
      <w:r>
        <w:t xml:space="preserve"> Truy xuất các báo cáo cần thiết (báo cáo giao dịch nạp tiền cho các nhà hảo tâm, giao dịch nạp tiền cho quỹ điểm danh, giao dịch nạp tiền cho các tài khoản khảo sát, giao dịch thực hiện khảo sát của nhà hảo tâm, giao dịch điểm danh của nhà hảo tâm, giao dịch thực hiện quyên góp của nhà hảo tâm) và thực hiện in các báo cáo đó.</w:t>
      </w:r>
    </w:p>
    <w:p w14:paraId="675E66F9" w14:textId="77777777" w:rsidR="000C78FA" w:rsidRPr="00BC5D4D" w:rsidRDefault="006E45C1" w:rsidP="00BC5D4D">
      <w:pPr>
        <w:spacing w:after="200" w:line="276" w:lineRule="auto"/>
        <w:ind w:firstLine="720"/>
        <w:jc w:val="left"/>
        <w:rPr>
          <w:rFonts w:cs="Times New Roman"/>
          <w:b/>
          <w:iCs/>
          <w:szCs w:val="26"/>
        </w:rPr>
      </w:pPr>
      <w:r>
        <w:rPr>
          <w:rFonts w:cs="Times New Roman"/>
          <w:b/>
          <w:i/>
          <w:szCs w:val="26"/>
        </w:rPr>
        <w:lastRenderedPageBreak/>
        <w:t>2.2.2. Sơ</w:t>
      </w:r>
      <w:r w:rsidR="000C78FA" w:rsidRPr="001846F9">
        <w:rPr>
          <w:rFonts w:cs="Times New Roman"/>
          <w:b/>
          <w:i/>
          <w:szCs w:val="26"/>
        </w:rPr>
        <w:t xml:space="preserve"> đồ ngữ cảnh</w:t>
      </w:r>
    </w:p>
    <w:p w14:paraId="2BA13E24" w14:textId="77777777" w:rsidR="00BC5D4D" w:rsidRDefault="009D1FA0" w:rsidP="00BC5D4D">
      <w:pPr>
        <w:keepNext/>
        <w:jc w:val="center"/>
      </w:pPr>
      <w:r>
        <w:rPr>
          <w:noProof/>
        </w:rPr>
        <w:drawing>
          <wp:inline distT="0" distB="0" distL="0" distR="0" wp14:anchorId="4BFA0E06" wp14:editId="52F8CEC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ơ đồ ngữ cản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63D9C331" w14:textId="77777777" w:rsidR="006E45C1" w:rsidRDefault="00BC5D4D" w:rsidP="00BC5D4D">
      <w:pPr>
        <w:pStyle w:val="Caption1"/>
        <w:rPr>
          <w:rFonts w:cs="Times New Roman"/>
          <w:b/>
          <w:i w:val="0"/>
          <w:sz w:val="26"/>
          <w:szCs w:val="26"/>
        </w:rPr>
      </w:pPr>
      <w:bookmarkStart w:id="17" w:name="_Toc38145542"/>
      <w:r>
        <w:t>Hình 2.</w:t>
      </w:r>
      <w:r w:rsidR="00436A34">
        <w:t>3</w:t>
      </w:r>
      <w:r>
        <w:t>: Sơ đồ ngữ cảnh.</w:t>
      </w:r>
      <w:bookmarkEnd w:id="17"/>
      <w:r w:rsidR="006E45C1">
        <w:rPr>
          <w:rFonts w:cs="Times New Roman"/>
          <w:b/>
          <w:i w:val="0"/>
          <w:sz w:val="26"/>
          <w:szCs w:val="26"/>
        </w:rPr>
        <w:tab/>
      </w:r>
    </w:p>
    <w:p w14:paraId="34222005" w14:textId="77777777" w:rsidR="00724119" w:rsidRDefault="00723FD8" w:rsidP="00723FD8">
      <w:pPr>
        <w:pStyle w:val="thongthuong"/>
      </w:pPr>
      <w:r>
        <w:t>Sơ đồ ngữ cảnh…..</w:t>
      </w:r>
    </w:p>
    <w:p w14:paraId="1C3324E7" w14:textId="77777777" w:rsidR="00724119" w:rsidRPr="00BC5D4D" w:rsidRDefault="00724119" w:rsidP="00723FD8">
      <w:pPr>
        <w:pStyle w:val="thongthuong"/>
        <w:sectPr w:rsidR="00724119" w:rsidRPr="00BC5D4D" w:rsidSect="001D5998">
          <w:pgSz w:w="12240" w:h="15840"/>
          <w:pgMar w:top="1440" w:right="1440" w:bottom="1440" w:left="1440" w:header="720" w:footer="720" w:gutter="0"/>
          <w:cols w:space="720"/>
          <w:docGrid w:linePitch="360"/>
        </w:sectPr>
      </w:pPr>
    </w:p>
    <w:p w14:paraId="711B7786" w14:textId="77777777" w:rsidR="000C78FA" w:rsidRDefault="006E45C1" w:rsidP="001846F9">
      <w:pPr>
        <w:pStyle w:val="Heading3"/>
        <w:spacing w:line="360" w:lineRule="auto"/>
        <w:rPr>
          <w:rFonts w:ascii="Times New Roman" w:hAnsi="Times New Roman" w:cs="Times New Roman"/>
          <w:b/>
          <w:i/>
          <w:color w:val="auto"/>
          <w:sz w:val="26"/>
          <w:szCs w:val="26"/>
        </w:rPr>
      </w:pPr>
      <w:bookmarkStart w:id="18" w:name="_Toc38143548"/>
      <w:r>
        <w:rPr>
          <w:rFonts w:ascii="Times New Roman" w:hAnsi="Times New Roman" w:cs="Times New Roman"/>
          <w:b/>
          <w:i/>
          <w:color w:val="auto"/>
          <w:sz w:val="26"/>
          <w:szCs w:val="26"/>
        </w:rPr>
        <w:lastRenderedPageBreak/>
        <w:t>2.2.3. Sơ</w:t>
      </w:r>
      <w:r w:rsidR="000C78FA" w:rsidRPr="001846F9">
        <w:rPr>
          <w:rFonts w:ascii="Times New Roman" w:hAnsi="Times New Roman" w:cs="Times New Roman"/>
          <w:b/>
          <w:i/>
          <w:color w:val="auto"/>
          <w:sz w:val="26"/>
          <w:szCs w:val="26"/>
        </w:rPr>
        <w:t xml:space="preserve"> đồ luồng dữ liệu mức đỉnh</w:t>
      </w:r>
      <w:bookmarkEnd w:id="18"/>
    </w:p>
    <w:p w14:paraId="45C54611" w14:textId="77777777" w:rsidR="00BC5D4D" w:rsidRDefault="008E2398" w:rsidP="00BC5D4D">
      <w:pPr>
        <w:keepNext/>
        <w:jc w:val="center"/>
      </w:pPr>
      <w:r>
        <w:rPr>
          <w:noProof/>
        </w:rPr>
        <w:drawing>
          <wp:inline distT="0" distB="0" distL="0" distR="0" wp14:anchorId="2E207C09" wp14:editId="2F432868">
            <wp:extent cx="5943600" cy="4653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uồng dữ liệu mức đỉ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3C1DD3B7" w14:textId="77777777" w:rsidR="003221F2" w:rsidRDefault="00BC5D4D" w:rsidP="00BC5D4D">
      <w:pPr>
        <w:pStyle w:val="Caption1"/>
      </w:pPr>
      <w:bookmarkStart w:id="19" w:name="_Toc38145543"/>
      <w:r>
        <w:t>Hình 2.</w:t>
      </w:r>
      <w:r w:rsidR="00436A34">
        <w:t>4</w:t>
      </w:r>
      <w:r>
        <w:t>: Sơ đồ luồng dữ liệu mức đỉnh.</w:t>
      </w:r>
      <w:bookmarkEnd w:id="19"/>
    </w:p>
    <w:p w14:paraId="5F4FEFA4" w14:textId="77777777" w:rsidR="00723FD8" w:rsidRDefault="00723FD8" w:rsidP="00723FD8">
      <w:pPr>
        <w:pStyle w:val="thongthuong"/>
      </w:pPr>
      <w:r>
        <w:t xml:space="preserve">Sơ đồ luồng dữ liệu mức </w:t>
      </w:r>
      <w:proofErr w:type="gramStart"/>
      <w:r>
        <w:t>đỉnh..</w:t>
      </w:r>
      <w:proofErr w:type="gramEnd"/>
    </w:p>
    <w:p w14:paraId="18A95074" w14:textId="77777777" w:rsidR="000C78FA" w:rsidRPr="001846F9" w:rsidRDefault="000C78FA" w:rsidP="001846F9">
      <w:pPr>
        <w:pStyle w:val="Heading2"/>
        <w:spacing w:line="360" w:lineRule="auto"/>
        <w:rPr>
          <w:rFonts w:ascii="Times New Roman" w:hAnsi="Times New Roman" w:cs="Times New Roman"/>
          <w:b/>
        </w:rPr>
      </w:pPr>
      <w:bookmarkStart w:id="20" w:name="_Toc38143549"/>
      <w:r w:rsidRPr="001846F9">
        <w:rPr>
          <w:rFonts w:ascii="Times New Roman" w:hAnsi="Times New Roman" w:cs="Times New Roman"/>
          <w:b/>
          <w:color w:val="auto"/>
        </w:rPr>
        <w:t>2.3. Mô tả các quy trình nghiệp vụ</w:t>
      </w:r>
      <w:bookmarkEnd w:id="20"/>
    </w:p>
    <w:p w14:paraId="32803EDE" w14:textId="77777777" w:rsidR="00F71D18" w:rsidRDefault="00F71D18" w:rsidP="001846F9">
      <w:pPr>
        <w:pStyle w:val="Heading3"/>
        <w:spacing w:line="360" w:lineRule="auto"/>
        <w:rPr>
          <w:rFonts w:ascii="Times New Roman" w:hAnsi="Times New Roman" w:cs="Times New Roman"/>
          <w:b/>
          <w:i/>
          <w:color w:val="auto"/>
          <w:sz w:val="26"/>
          <w:szCs w:val="26"/>
        </w:rPr>
      </w:pPr>
      <w:r>
        <w:rPr>
          <w:b/>
          <w:szCs w:val="26"/>
        </w:rPr>
        <w:tab/>
      </w:r>
      <w:bookmarkStart w:id="21" w:name="_Toc38143550"/>
      <w:r w:rsidRPr="001846F9">
        <w:rPr>
          <w:rFonts w:ascii="Times New Roman" w:hAnsi="Times New Roman" w:cs="Times New Roman"/>
          <w:b/>
          <w:i/>
          <w:color w:val="auto"/>
          <w:sz w:val="26"/>
          <w:szCs w:val="26"/>
        </w:rPr>
        <w:t>2.3.1. Quy trình đăng ký</w:t>
      </w:r>
      <w:bookmarkEnd w:id="21"/>
    </w:p>
    <w:p w14:paraId="7CF8A47C" w14:textId="77777777" w:rsidR="001846F9" w:rsidRDefault="001846F9" w:rsidP="001846F9">
      <w:pPr>
        <w:ind w:left="1440"/>
        <w:rPr>
          <w:i/>
        </w:rPr>
      </w:pPr>
      <w:r w:rsidRPr="001846F9">
        <w:rPr>
          <w:i/>
        </w:rPr>
        <w:t>2.3.1.1. Luồng quy trình</w:t>
      </w:r>
    </w:p>
    <w:p w14:paraId="69CB2114" w14:textId="77777777" w:rsidR="00436A34" w:rsidRDefault="007C5C51" w:rsidP="007C5C51">
      <w:pPr>
        <w:keepNext/>
        <w:jc w:val="center"/>
      </w:pPr>
      <w:r>
        <w:rPr>
          <w:rFonts w:eastAsia="Times New Roman" w:cs="Times New Roman"/>
          <w:noProof/>
          <w:color w:val="000000"/>
          <w:szCs w:val="26"/>
        </w:rPr>
        <w:lastRenderedPageBreak/>
        <w:drawing>
          <wp:inline distT="0" distB="0" distL="0" distR="0" wp14:anchorId="3E71EE08" wp14:editId="33C570FD">
            <wp:extent cx="3742690" cy="4689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đăngký-fn.png"/>
                    <pic:cNvPicPr/>
                  </pic:nvPicPr>
                  <pic:blipFill>
                    <a:blip r:embed="rId16">
                      <a:extLst>
                        <a:ext uri="{28A0092B-C50C-407E-A947-70E740481C1C}">
                          <a14:useLocalDpi xmlns:a14="http://schemas.microsoft.com/office/drawing/2010/main" val="0"/>
                        </a:ext>
                      </a:extLst>
                    </a:blip>
                    <a:stretch>
                      <a:fillRect/>
                    </a:stretch>
                  </pic:blipFill>
                  <pic:spPr>
                    <a:xfrm>
                      <a:off x="0" y="0"/>
                      <a:ext cx="3744257" cy="4691599"/>
                    </a:xfrm>
                    <a:prstGeom prst="rect">
                      <a:avLst/>
                    </a:prstGeom>
                  </pic:spPr>
                </pic:pic>
              </a:graphicData>
            </a:graphic>
          </wp:inline>
        </w:drawing>
      </w:r>
    </w:p>
    <w:p w14:paraId="30C0FC2B" w14:textId="77777777" w:rsidR="001846F9" w:rsidRPr="001846F9" w:rsidRDefault="007C5C51" w:rsidP="00436A34">
      <w:pPr>
        <w:pStyle w:val="Caption1"/>
      </w:pPr>
      <w:bookmarkStart w:id="22" w:name="_Toc38145544"/>
      <w:r>
        <w:t>Hình 2.5: Quy trình đăng ký</w:t>
      </w:r>
      <w:r w:rsidR="003221F2">
        <w:t>.</w:t>
      </w:r>
      <w:bookmarkEnd w:id="22"/>
    </w:p>
    <w:p w14:paraId="7696D9C8" w14:textId="77777777" w:rsidR="007C5C51" w:rsidRDefault="001846F9" w:rsidP="007C5C51">
      <w:pPr>
        <w:ind w:left="1440"/>
        <w:rPr>
          <w:i/>
        </w:rPr>
      </w:pPr>
      <w:r w:rsidRPr="001846F9">
        <w:rPr>
          <w:i/>
        </w:rPr>
        <w:t>2.3.1.2. Đặc tả chi tiết</w:t>
      </w:r>
    </w:p>
    <w:p w14:paraId="142DB788" w14:textId="77777777" w:rsidR="007C5C51" w:rsidRDefault="007C5C51" w:rsidP="007C5C51">
      <w:pPr>
        <w:rPr>
          <w:i/>
        </w:rPr>
      </w:pP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1D5998" w14:paraId="36100EED" w14:textId="77777777" w:rsidTr="001D599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6A935" w14:textId="77777777" w:rsidR="001D5998" w:rsidRDefault="001D5998"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63711" w14:textId="77777777" w:rsidR="001D5998" w:rsidRDefault="001D5998"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B2E5E" w14:textId="77777777" w:rsidR="001D5998" w:rsidRDefault="001D5998"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E7F8D" w14:textId="77777777" w:rsidR="001D5998" w:rsidRDefault="001D5998"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1D5998" w14:paraId="4BC3589B" w14:textId="77777777" w:rsidTr="001D599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9779C" w14:textId="77777777" w:rsidR="001D5998" w:rsidRDefault="001D5998" w:rsidP="00D23EB7">
            <w:pPr>
              <w:spacing w:before="120" w:after="120" w:line="312" w:lineRule="auto"/>
              <w:jc w:val="center"/>
              <w:rPr>
                <w:rFonts w:eastAsia="Times New Roman" w:cs="Times New Roman"/>
                <w:szCs w:val="26"/>
              </w:rPr>
            </w:pPr>
            <w:r>
              <w:rPr>
                <w:rFonts w:eastAsia="Times New Roman" w:cs="Times New Roman"/>
                <w:color w:val="00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E6985" w14:textId="77777777" w:rsidR="001D5998" w:rsidRDefault="001D5998" w:rsidP="00D23EB7">
            <w:pPr>
              <w:spacing w:before="120" w:after="120" w:line="312" w:lineRule="auto"/>
              <w:jc w:val="left"/>
              <w:rPr>
                <w:rFonts w:eastAsia="Times New Roman" w:cs="Times New Roman"/>
                <w:szCs w:val="26"/>
              </w:rPr>
            </w:pPr>
            <w:r>
              <w:rPr>
                <w:rFonts w:eastAsia="Times New Roman" w:cs="Times New Roman"/>
                <w:color w:val="000000"/>
                <w:szCs w:val="26"/>
              </w:rPr>
              <w:t>Yêu cầu đăng k</w:t>
            </w:r>
            <w:r>
              <w:rPr>
                <w:rFonts w:eastAsia="Times New Roman" w:cs="Times New Roman"/>
                <w:szCs w:val="26"/>
              </w:rPr>
              <w:t>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308F4" w14:textId="77777777" w:rsidR="001D5998" w:rsidRDefault="001D5998" w:rsidP="00D23EB7">
            <w:pPr>
              <w:pStyle w:val="cham"/>
            </w:pPr>
            <w:r>
              <w:t>Nhà hảo tâm truy cập vào hệ thống sẽ nhận được tùy chọn “Đăng ký” và “Đăng nhập”</w:t>
            </w:r>
          </w:p>
          <w:p w14:paraId="4EAB5939" w14:textId="77777777" w:rsidR="001D5998" w:rsidRDefault="001D5998" w:rsidP="00D23EB7">
            <w:pPr>
              <w:pStyle w:val="cham"/>
            </w:pPr>
            <w:r>
              <w:t>Chọn tính năng “Đăng ký” để yêu cầu đăng ký tài khoản.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ABEB8" w14:textId="77777777" w:rsidR="001D5998" w:rsidRDefault="001D5998"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r w:rsidR="001D5998" w14:paraId="7BFE61C6" w14:textId="77777777" w:rsidTr="001D599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B2241" w14:textId="77777777" w:rsidR="001D5998" w:rsidRDefault="001D5998" w:rsidP="00D23EB7">
            <w:pPr>
              <w:spacing w:before="120" w:after="120" w:line="312" w:lineRule="auto"/>
              <w:jc w:val="center"/>
              <w:rPr>
                <w:rFonts w:eastAsia="Times New Roman" w:cs="Times New Roman"/>
                <w:szCs w:val="26"/>
              </w:rPr>
            </w:pPr>
            <w:r>
              <w:rPr>
                <w:rFonts w:eastAsia="Times New Roman" w:cs="Times New Roman"/>
                <w:color w:val="000000"/>
                <w:szCs w:val="26"/>
              </w:rPr>
              <w:lastRenderedPageBreak/>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DD954" w14:textId="77777777" w:rsidR="001D5998" w:rsidRDefault="001D5998" w:rsidP="007C5C51">
            <w:pPr>
              <w:spacing w:before="120" w:after="120" w:line="312" w:lineRule="auto"/>
              <w:jc w:val="left"/>
              <w:rPr>
                <w:rFonts w:eastAsia="Times New Roman" w:cs="Times New Roman"/>
                <w:szCs w:val="26"/>
              </w:rPr>
            </w:pPr>
            <w:r>
              <w:rPr>
                <w:rFonts w:eastAsia="Times New Roman" w:cs="Times New Roman"/>
                <w:color w:val="000000"/>
                <w:szCs w:val="26"/>
              </w:rPr>
              <w:t>Nhập các thông tin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72A75" w14:textId="77777777" w:rsidR="007C5C51" w:rsidRDefault="007C5C51" w:rsidP="007C5C51">
            <w:pPr>
              <w:numPr>
                <w:ilvl w:val="0"/>
                <w:numId w:val="7"/>
              </w:numPr>
              <w:pBdr>
                <w:top w:val="nil"/>
                <w:left w:val="nil"/>
                <w:bottom w:val="nil"/>
                <w:right w:val="nil"/>
                <w:between w:val="nil"/>
              </w:pBdr>
              <w:spacing w:after="0" w:line="312" w:lineRule="auto"/>
              <w:ind w:left="609" w:hanging="426"/>
              <w:rPr>
                <w:rFonts w:eastAsia="Times New Roman" w:cs="Times New Roman"/>
                <w:color w:val="000000"/>
                <w:szCs w:val="26"/>
              </w:rPr>
            </w:pPr>
            <w:r>
              <w:rPr>
                <w:rFonts w:eastAsia="Times New Roman" w:cs="Times New Roman"/>
                <w:szCs w:val="26"/>
              </w:rPr>
              <w:t>Nhà hảo tâm</w:t>
            </w:r>
            <w:r>
              <w:rPr>
                <w:rFonts w:eastAsia="Times New Roman" w:cs="Times New Roman"/>
                <w:color w:val="000000"/>
                <w:szCs w:val="26"/>
              </w:rPr>
              <w:t xml:space="preserve"> </w:t>
            </w:r>
            <w:r>
              <w:rPr>
                <w:rFonts w:eastAsia="Times New Roman" w:cs="Times New Roman"/>
                <w:szCs w:val="26"/>
              </w:rPr>
              <w:t xml:space="preserve">nhập vào </w:t>
            </w:r>
            <w:r w:rsidRPr="00327358">
              <w:rPr>
                <w:rFonts w:eastAsia="Times New Roman" w:cs="Times New Roman"/>
                <w:i/>
                <w:szCs w:val="26"/>
              </w:rPr>
              <w:t>Họ tên</w:t>
            </w:r>
            <w:r>
              <w:rPr>
                <w:rFonts w:eastAsia="Times New Roman" w:cs="Times New Roman"/>
                <w:i/>
                <w:szCs w:val="26"/>
              </w:rPr>
              <w:t>,</w:t>
            </w:r>
            <w:r>
              <w:rPr>
                <w:rFonts w:eastAsia="Times New Roman" w:cs="Times New Roman"/>
                <w:color w:val="000000"/>
                <w:szCs w:val="26"/>
              </w:rPr>
              <w:t xml:space="preserve"> </w:t>
            </w:r>
            <w:r w:rsidRPr="000D5F4F">
              <w:rPr>
                <w:rFonts w:eastAsia="Times New Roman" w:cs="Times New Roman"/>
                <w:i/>
                <w:color w:val="000000"/>
                <w:szCs w:val="26"/>
              </w:rPr>
              <w:t>Email</w:t>
            </w:r>
            <w:r>
              <w:rPr>
                <w:rFonts w:eastAsia="Times New Roman" w:cs="Times New Roman"/>
                <w:i/>
                <w:color w:val="000000"/>
                <w:szCs w:val="26"/>
              </w:rPr>
              <w:t>,</w:t>
            </w:r>
            <w:r>
              <w:rPr>
                <w:rFonts w:eastAsia="Times New Roman" w:cs="Times New Roman"/>
                <w:color w:val="000000"/>
                <w:szCs w:val="26"/>
              </w:rPr>
              <w:t xml:space="preserve"> </w:t>
            </w:r>
            <w:r w:rsidRPr="000D5F4F">
              <w:rPr>
                <w:rFonts w:eastAsia="Times New Roman" w:cs="Times New Roman"/>
                <w:i/>
                <w:color w:val="000000"/>
                <w:szCs w:val="26"/>
              </w:rPr>
              <w:t>Số điện thoại</w:t>
            </w:r>
            <w:r>
              <w:rPr>
                <w:rFonts w:eastAsia="Times New Roman" w:cs="Times New Roman"/>
                <w:color w:val="000000"/>
                <w:szCs w:val="26"/>
              </w:rPr>
              <w:t xml:space="preserve">, </w:t>
            </w:r>
            <w:r w:rsidRPr="00320793">
              <w:rPr>
                <w:rFonts w:eastAsia="Times New Roman" w:cs="Times New Roman"/>
                <w:i/>
                <w:color w:val="000000"/>
                <w:szCs w:val="26"/>
              </w:rPr>
              <w:t>Mật khẩu mới</w:t>
            </w:r>
            <w:r>
              <w:rPr>
                <w:rFonts w:eastAsia="Times New Roman" w:cs="Times New Roman"/>
                <w:color w:val="000000"/>
                <w:szCs w:val="26"/>
              </w:rPr>
              <w:t xml:space="preserve">, </w:t>
            </w:r>
            <w:r w:rsidRPr="00320793">
              <w:rPr>
                <w:rFonts w:eastAsia="Times New Roman" w:cs="Times New Roman"/>
                <w:i/>
                <w:color w:val="000000"/>
                <w:szCs w:val="26"/>
              </w:rPr>
              <w:t>Nhập lại mật khẩu</w:t>
            </w:r>
            <w:r>
              <w:rPr>
                <w:rFonts w:eastAsia="Times New Roman" w:cs="Times New Roman"/>
                <w:i/>
                <w:color w:val="000000"/>
                <w:szCs w:val="26"/>
              </w:rPr>
              <w:t>.</w:t>
            </w:r>
          </w:p>
          <w:p w14:paraId="30C49429" w14:textId="77777777" w:rsidR="007C5C51" w:rsidRDefault="007C5C51" w:rsidP="007C5C51">
            <w:p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color w:val="000000"/>
                <w:szCs w:val="26"/>
              </w:rPr>
              <w:t xml:space="preserve">           Quy định: </w:t>
            </w:r>
          </w:p>
          <w:p w14:paraId="0074B194" w14:textId="77777777" w:rsidR="007C5C51" w:rsidRDefault="007C5C51" w:rsidP="007C5C51">
            <w:pPr>
              <w:pStyle w:val="ListParagraph"/>
              <w:numPr>
                <w:ilvl w:val="3"/>
                <w:numId w:val="26"/>
              </w:numPr>
              <w:pBdr>
                <w:top w:val="nil"/>
                <w:left w:val="nil"/>
                <w:bottom w:val="nil"/>
                <w:right w:val="nil"/>
                <w:between w:val="nil"/>
              </w:pBdr>
              <w:spacing w:after="0" w:line="312" w:lineRule="auto"/>
              <w:ind w:left="1034" w:hanging="283"/>
              <w:rPr>
                <w:rFonts w:eastAsia="Times New Roman" w:cs="Times New Roman"/>
                <w:color w:val="000000"/>
                <w:szCs w:val="26"/>
              </w:rPr>
            </w:pPr>
            <w:r>
              <w:rPr>
                <w:rFonts w:eastAsia="Times New Roman" w:cs="Times New Roman"/>
                <w:color w:val="000000"/>
                <w:szCs w:val="26"/>
              </w:rPr>
              <w:t xml:space="preserve">Email: </w:t>
            </w:r>
            <w:r w:rsidRPr="00320793">
              <w:rPr>
                <w:rFonts w:eastAsia="Times New Roman" w:cs="Times New Roman"/>
                <w:color w:val="000000"/>
                <w:szCs w:val="26"/>
              </w:rPr>
              <w:t>chứa ký tự “@”</w:t>
            </w:r>
            <w:r>
              <w:rPr>
                <w:rFonts w:eastAsia="Times New Roman" w:cs="Times New Roman"/>
                <w:color w:val="000000"/>
                <w:szCs w:val="26"/>
              </w:rPr>
              <w:t>.</w:t>
            </w:r>
          </w:p>
          <w:p w14:paraId="17CD3596" w14:textId="77777777" w:rsidR="007C5C51" w:rsidRDefault="007C5C51" w:rsidP="007C5C51">
            <w:pPr>
              <w:pStyle w:val="ListParagraph"/>
              <w:numPr>
                <w:ilvl w:val="3"/>
                <w:numId w:val="26"/>
              </w:numPr>
              <w:pBdr>
                <w:top w:val="nil"/>
                <w:left w:val="nil"/>
                <w:bottom w:val="nil"/>
                <w:right w:val="nil"/>
                <w:between w:val="nil"/>
              </w:pBdr>
              <w:spacing w:after="0" w:line="312" w:lineRule="auto"/>
              <w:ind w:left="1034" w:hanging="283"/>
              <w:rPr>
                <w:rFonts w:eastAsia="Times New Roman" w:cs="Times New Roman"/>
                <w:color w:val="000000"/>
                <w:szCs w:val="26"/>
              </w:rPr>
            </w:pPr>
            <w:r>
              <w:rPr>
                <w:rFonts w:eastAsia="Times New Roman" w:cs="Times New Roman"/>
                <w:color w:val="000000"/>
                <w:szCs w:val="26"/>
              </w:rPr>
              <w:t>Số điện thoại: 10 ký tự.</w:t>
            </w:r>
          </w:p>
          <w:p w14:paraId="368D8586" w14:textId="77777777" w:rsidR="007C5C51" w:rsidRDefault="007C5C51" w:rsidP="007C5C51">
            <w:pPr>
              <w:pStyle w:val="ListParagraph"/>
              <w:numPr>
                <w:ilvl w:val="3"/>
                <w:numId w:val="26"/>
              </w:numPr>
              <w:pBdr>
                <w:top w:val="nil"/>
                <w:left w:val="nil"/>
                <w:bottom w:val="nil"/>
                <w:right w:val="nil"/>
                <w:between w:val="nil"/>
              </w:pBdr>
              <w:spacing w:after="0" w:line="312" w:lineRule="auto"/>
              <w:ind w:left="1034" w:hanging="283"/>
              <w:rPr>
                <w:rFonts w:eastAsia="Times New Roman" w:cs="Times New Roman"/>
                <w:color w:val="000000"/>
                <w:szCs w:val="26"/>
              </w:rPr>
            </w:pPr>
            <w:r>
              <w:rPr>
                <w:rFonts w:eastAsia="Times New Roman" w:cs="Times New Roman"/>
                <w:color w:val="000000"/>
                <w:szCs w:val="26"/>
              </w:rPr>
              <w:t>Mật khẩu mới: lớn hơn 10 ký tự.</w:t>
            </w:r>
          </w:p>
          <w:p w14:paraId="6E483656" w14:textId="77777777" w:rsidR="001D5998" w:rsidRPr="007C5C51" w:rsidRDefault="007C5C51" w:rsidP="007C5C51">
            <w:pPr>
              <w:pStyle w:val="ListParagraph"/>
              <w:numPr>
                <w:ilvl w:val="3"/>
                <w:numId w:val="26"/>
              </w:numPr>
              <w:pBdr>
                <w:top w:val="nil"/>
                <w:left w:val="nil"/>
                <w:bottom w:val="nil"/>
                <w:right w:val="nil"/>
                <w:between w:val="nil"/>
              </w:pBdr>
              <w:spacing w:after="0" w:line="312" w:lineRule="auto"/>
              <w:ind w:left="1034" w:hanging="283"/>
              <w:rPr>
                <w:rFonts w:eastAsia="Times New Roman" w:cs="Times New Roman"/>
                <w:color w:val="000000"/>
                <w:szCs w:val="26"/>
              </w:rPr>
            </w:pPr>
            <w:r w:rsidRPr="007C5C51">
              <w:rPr>
                <w:rFonts w:eastAsia="Times New Roman" w:cs="Times New Roman"/>
                <w:color w:val="000000"/>
                <w:szCs w:val="26"/>
              </w:rPr>
              <w:t>Nhập lại mật khẩu: trùng mật khẩu mới.</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982DE" w14:textId="77777777" w:rsidR="001D5998" w:rsidRDefault="001D5998"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r w:rsidR="001D5998" w14:paraId="2D4A9226" w14:textId="77777777" w:rsidTr="001D599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9F50B" w14:textId="77777777" w:rsidR="001D5998" w:rsidRDefault="001D5998" w:rsidP="00D23EB7">
            <w:pPr>
              <w:spacing w:before="120" w:after="120" w:line="312" w:lineRule="auto"/>
              <w:jc w:val="center"/>
              <w:rPr>
                <w:rFonts w:eastAsia="Times New Roman" w:cs="Times New Roman"/>
                <w:color w:val="000000"/>
                <w:szCs w:val="26"/>
              </w:rPr>
            </w:pPr>
            <w:r>
              <w:rPr>
                <w:rFonts w:eastAsia="Times New Roman" w:cs="Times New Roman"/>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A9A9C" w14:textId="77777777" w:rsidR="001D5998" w:rsidRDefault="001D5998" w:rsidP="00D23EB7">
            <w:pPr>
              <w:spacing w:before="120" w:after="120" w:line="312" w:lineRule="auto"/>
              <w:jc w:val="left"/>
              <w:rPr>
                <w:rFonts w:eastAsia="Times New Roman" w:cs="Times New Roman"/>
                <w:color w:val="000000"/>
                <w:szCs w:val="26"/>
              </w:rPr>
            </w:pPr>
            <w:r>
              <w:rPr>
                <w:rFonts w:eastAsia="Times New Roman" w:cs="Times New Roman"/>
                <w:szCs w:val="26"/>
              </w:rPr>
              <w:t>Xác nhận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A36ED" w14:textId="77777777" w:rsidR="007C5C51" w:rsidRPr="00320793" w:rsidRDefault="007C5C51" w:rsidP="007C5C51">
            <w:pPr>
              <w:pStyle w:val="cham"/>
            </w:pPr>
            <w:r>
              <w:t>Nhà hảo tâm nhấn nút xác nhận đăng ký tài khoản.</w:t>
            </w:r>
          </w:p>
          <w:p w14:paraId="4929FD49" w14:textId="77777777" w:rsidR="007C5C51" w:rsidRDefault="007C5C51" w:rsidP="007C5C51">
            <w:pPr>
              <w:pStyle w:val="cham"/>
            </w:pPr>
            <w:r>
              <w:rPr>
                <w:color w:val="000000"/>
              </w:rPr>
              <w:t>Hệ thống Small Giving gọi API (1.1) kiểm tra số điện thoại đã tồn tại trong hệ thống hay chưa, nếu đã tồn tại h</w:t>
            </w:r>
            <w:r>
              <w:t>ệ thống hiển thị cảnh báo “Số điện thoại đã tồn tại” nhà hảo tâm cần nhập lại thông tin đăng ký. Nếu chưa tồn tại thực hiện tạo tài khoản mới.</w:t>
            </w:r>
          </w:p>
          <w:p w14:paraId="6AE6B587" w14:textId="77777777" w:rsidR="007C5C51" w:rsidRDefault="007C5C51" w:rsidP="007C5C51">
            <w:pPr>
              <w:pStyle w:val="cham"/>
            </w:pPr>
            <w:r>
              <w:t>H</w:t>
            </w:r>
            <w:r w:rsidRPr="0042221F">
              <w:t>ệ thống</w:t>
            </w:r>
            <w:r>
              <w:t xml:space="preserve"> Way4 </w:t>
            </w:r>
            <w:r w:rsidRPr="0042221F">
              <w:t>gọi API</w:t>
            </w:r>
            <w:r>
              <w:t xml:space="preserve"> (1.2) thực hiện tạo tài khoản mới. </w:t>
            </w:r>
          </w:p>
          <w:p w14:paraId="2FCEFE58" w14:textId="77777777" w:rsidR="001D5998" w:rsidRPr="00177B82" w:rsidRDefault="007C5C51" w:rsidP="007C5C51">
            <w:pPr>
              <w:pStyle w:val="cham"/>
            </w:pPr>
            <w:r>
              <w:rPr>
                <w:color w:val="000000"/>
              </w:rPr>
              <w:t>Hệ thống Small Giving</w:t>
            </w:r>
            <w:r>
              <w:t xml:space="preserve"> trả về thông báo “Tạo tài khoản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04B03" w14:textId="77777777" w:rsidR="001D5998" w:rsidRDefault="007C5C51" w:rsidP="00D23EB7">
            <w:pPr>
              <w:spacing w:before="120" w:after="120" w:line="312" w:lineRule="auto"/>
              <w:jc w:val="left"/>
              <w:rPr>
                <w:rFonts w:eastAsia="Times New Roman" w:cs="Times New Roman"/>
                <w:szCs w:val="26"/>
              </w:rPr>
            </w:pPr>
            <w:r>
              <w:rPr>
                <w:rFonts w:eastAsia="Times New Roman" w:cs="Times New Roman"/>
                <w:szCs w:val="26"/>
              </w:rPr>
              <w:t>Nhà hảo tâm, Small Giving, Way4</w:t>
            </w:r>
          </w:p>
        </w:tc>
      </w:tr>
    </w:tbl>
    <w:p w14:paraId="20D59067" w14:textId="77777777" w:rsidR="001846F9" w:rsidRPr="001846F9" w:rsidRDefault="003221F2" w:rsidP="007C5C51">
      <w:pPr>
        <w:pStyle w:val="Caption1"/>
      </w:pPr>
      <w:r>
        <w:t xml:space="preserve">Bảng </w:t>
      </w:r>
      <w:r w:rsidR="0070044E">
        <w:t>2.</w:t>
      </w:r>
      <w:r w:rsidR="00436A34">
        <w:rPr>
          <w:noProof/>
        </w:rPr>
        <w:t>6</w:t>
      </w:r>
      <w:r>
        <w:t>: Đặc tả</w:t>
      </w:r>
      <w:r w:rsidR="00243E38">
        <w:t xml:space="preserve"> các bước trong</w:t>
      </w:r>
      <w:r>
        <w:t xml:space="preserve"> quy trình đăng </w:t>
      </w:r>
      <w:r w:rsidR="001D5998">
        <w:t>ký</w:t>
      </w:r>
      <w:r>
        <w:t>.</w:t>
      </w:r>
    </w:p>
    <w:p w14:paraId="3C1175AB" w14:textId="77777777" w:rsidR="00F71D18" w:rsidRDefault="00F71D18"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23" w:name="_Toc38143551"/>
      <w:r w:rsidRPr="001846F9">
        <w:rPr>
          <w:rFonts w:ascii="Times New Roman" w:hAnsi="Times New Roman" w:cs="Times New Roman"/>
          <w:b/>
          <w:i/>
          <w:color w:val="auto"/>
          <w:sz w:val="26"/>
          <w:szCs w:val="26"/>
        </w:rPr>
        <w:t>2.3.2. Quy trình đăng nhập</w:t>
      </w:r>
      <w:bookmarkEnd w:id="23"/>
    </w:p>
    <w:p w14:paraId="04DBE815" w14:textId="77777777" w:rsidR="001846F9" w:rsidRDefault="001846F9" w:rsidP="001846F9">
      <w:pPr>
        <w:ind w:left="1440"/>
        <w:rPr>
          <w:i/>
        </w:rPr>
      </w:pPr>
      <w:r w:rsidRPr="001846F9">
        <w:rPr>
          <w:i/>
        </w:rPr>
        <w:t>2.3.</w:t>
      </w:r>
      <w:r>
        <w:rPr>
          <w:i/>
        </w:rPr>
        <w:t>2</w:t>
      </w:r>
      <w:r w:rsidRPr="001846F9">
        <w:rPr>
          <w:i/>
        </w:rPr>
        <w:t>.1. Luồng quy trình</w:t>
      </w:r>
    </w:p>
    <w:p w14:paraId="036321A2" w14:textId="77777777" w:rsidR="00436A34" w:rsidRDefault="007C5C51" w:rsidP="007C5C51">
      <w:pPr>
        <w:keepNext/>
        <w:jc w:val="center"/>
      </w:pPr>
      <w:ins w:id="24" w:author="HONGPHAN" w:date="2020-04-25T00:33:00Z">
        <w:r>
          <w:rPr>
            <w:noProof/>
          </w:rPr>
          <w:lastRenderedPageBreak/>
          <w:drawing>
            <wp:inline distT="0" distB="0" distL="0" distR="0" wp14:anchorId="388C69B6" wp14:editId="7DC02FC0">
              <wp:extent cx="3724644" cy="4930599"/>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đăng nhập v5.png"/>
                      <pic:cNvPicPr/>
                    </pic:nvPicPr>
                    <pic:blipFill>
                      <a:blip r:embed="rId17">
                        <a:extLst>
                          <a:ext uri="{28A0092B-C50C-407E-A947-70E740481C1C}">
                            <a14:useLocalDpi xmlns:a14="http://schemas.microsoft.com/office/drawing/2010/main" val="0"/>
                          </a:ext>
                        </a:extLst>
                      </a:blip>
                      <a:stretch>
                        <a:fillRect/>
                      </a:stretch>
                    </pic:blipFill>
                    <pic:spPr>
                      <a:xfrm>
                        <a:off x="0" y="0"/>
                        <a:ext cx="3752934" cy="4968048"/>
                      </a:xfrm>
                      <a:prstGeom prst="rect">
                        <a:avLst/>
                      </a:prstGeom>
                    </pic:spPr>
                  </pic:pic>
                </a:graphicData>
              </a:graphic>
            </wp:inline>
          </w:drawing>
        </w:r>
      </w:ins>
    </w:p>
    <w:p w14:paraId="0D0DF994" w14:textId="77777777" w:rsidR="001846F9" w:rsidRPr="001846F9" w:rsidRDefault="00436A34" w:rsidP="00436A34">
      <w:pPr>
        <w:pStyle w:val="Caption1"/>
      </w:pPr>
      <w:bookmarkStart w:id="25" w:name="_Toc38145545"/>
      <w:r>
        <w:t>Hình 2.</w:t>
      </w:r>
      <w:r w:rsidR="006266FE">
        <w:t>6</w:t>
      </w:r>
      <w:r>
        <w:t>: Quy trình đăng nhập.</w:t>
      </w:r>
      <w:bookmarkEnd w:id="25"/>
    </w:p>
    <w:p w14:paraId="6C2C5F4E" w14:textId="77777777" w:rsidR="001846F9" w:rsidRDefault="001846F9" w:rsidP="001846F9">
      <w:pPr>
        <w:ind w:left="720" w:firstLine="720"/>
        <w:rPr>
          <w:i/>
        </w:rPr>
      </w:pPr>
      <w:r w:rsidRPr="001846F9">
        <w:rPr>
          <w:i/>
        </w:rPr>
        <w:t>2.3.</w:t>
      </w:r>
      <w:r>
        <w:rPr>
          <w:i/>
        </w:rPr>
        <w:t>2</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1D5998" w14:paraId="17C9AE2E" w14:textId="77777777" w:rsidTr="008A73F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12A8B" w14:textId="77777777" w:rsidR="001D5998" w:rsidRDefault="001D5998"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A1666" w14:textId="77777777" w:rsidR="001D5998" w:rsidRDefault="001D5998"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A234B" w14:textId="77777777" w:rsidR="001D5998" w:rsidRDefault="001D5998"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8BEBA" w14:textId="77777777" w:rsidR="001D5998" w:rsidRDefault="001D5998"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1D5998" w14:paraId="72F465F9" w14:textId="77777777" w:rsidTr="008A73F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BCE90" w14:textId="77777777" w:rsidR="001D5998" w:rsidRDefault="001D5998" w:rsidP="00D23EB7">
            <w:pPr>
              <w:spacing w:before="120" w:after="120" w:line="312" w:lineRule="auto"/>
              <w:jc w:val="center"/>
              <w:rPr>
                <w:rFonts w:eastAsia="Times New Roman" w:cs="Times New Roman"/>
                <w:szCs w:val="26"/>
              </w:rPr>
            </w:pPr>
            <w:r>
              <w:rPr>
                <w:rFonts w:eastAsia="Times New Roman" w:cs="Times New Roman"/>
                <w:color w:val="00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3877" w14:textId="77777777" w:rsidR="001D5998" w:rsidRDefault="001D5998" w:rsidP="00D23EB7">
            <w:pPr>
              <w:spacing w:before="120" w:after="120" w:line="312" w:lineRule="auto"/>
              <w:jc w:val="left"/>
              <w:rPr>
                <w:rFonts w:eastAsia="Times New Roman" w:cs="Times New Roman"/>
                <w:szCs w:val="26"/>
              </w:rPr>
            </w:pPr>
            <w:r>
              <w:rPr>
                <w:rFonts w:eastAsia="Times New Roman" w:cs="Times New Roman"/>
                <w:color w:val="000000"/>
                <w:szCs w:val="26"/>
              </w:rPr>
              <w:t>Yêu cầu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2F204" w14:textId="77777777" w:rsidR="001D5998" w:rsidRDefault="001D5998" w:rsidP="00D23EB7">
            <w:pPr>
              <w:pStyle w:val="cham"/>
            </w:pPr>
            <w:r>
              <w:t>Nhà hảo tâm truy cập vào hệ thống sẽ nhận được tùy chọn “Đăng k</w:t>
            </w:r>
            <w:r w:rsidR="00FE6C20">
              <w:t>ý</w:t>
            </w:r>
            <w:r>
              <w:t>” và “Đăng nhập”.</w:t>
            </w:r>
          </w:p>
          <w:p w14:paraId="3D2B538D" w14:textId="77777777" w:rsidR="001D5998" w:rsidRPr="002850B6" w:rsidRDefault="001D5998" w:rsidP="00D23EB7">
            <w:pPr>
              <w:pStyle w:val="cham"/>
            </w:pPr>
            <w:r>
              <w:t>Chọn tính năng “Đăng nhập” để yêu cầu đăng nhập tài khoản.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128BB" w14:textId="77777777" w:rsidR="001D5998" w:rsidRDefault="001D5998"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r w:rsidR="001D5998" w14:paraId="0BBC898C" w14:textId="77777777" w:rsidTr="008A73F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8EBB5" w14:textId="77777777" w:rsidR="001D5998" w:rsidRDefault="001D5998" w:rsidP="00D23EB7">
            <w:pPr>
              <w:spacing w:before="120" w:after="120" w:line="312" w:lineRule="auto"/>
              <w:jc w:val="center"/>
              <w:rPr>
                <w:rFonts w:eastAsia="Times New Roman" w:cs="Times New Roman"/>
                <w:szCs w:val="26"/>
              </w:rPr>
            </w:pPr>
            <w:r>
              <w:rPr>
                <w:rFonts w:eastAsia="Times New Roman" w:cs="Times New Roman"/>
                <w:color w:val="000000"/>
                <w:szCs w:val="26"/>
              </w:rPr>
              <w:lastRenderedPageBreak/>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7481B" w14:textId="77777777" w:rsidR="001D5998" w:rsidRDefault="001D5998" w:rsidP="00D23EB7">
            <w:pPr>
              <w:spacing w:before="120" w:after="120" w:line="312" w:lineRule="auto"/>
              <w:jc w:val="left"/>
              <w:rPr>
                <w:rFonts w:eastAsia="Times New Roman" w:cs="Times New Roman"/>
                <w:szCs w:val="26"/>
              </w:rPr>
            </w:pPr>
            <w:r>
              <w:rPr>
                <w:rFonts w:eastAsia="Times New Roman" w:cs="Times New Roman"/>
                <w:color w:val="000000"/>
                <w:szCs w:val="26"/>
              </w:rPr>
              <w:t>Nhập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62D59" w14:textId="77777777" w:rsidR="007C5C51" w:rsidRDefault="007C5C51" w:rsidP="007C5C51">
            <w:pPr>
              <w:pStyle w:val="cham"/>
            </w:pPr>
            <w:r>
              <w:t xml:space="preserve">Nếu là lần đăng nhập đầu tiên: Nhà hảo tâm nhập vào </w:t>
            </w:r>
            <w:r w:rsidRPr="00327358">
              <w:rPr>
                <w:i/>
              </w:rPr>
              <w:t>Số điện thoại</w:t>
            </w:r>
            <w:r>
              <w:t xml:space="preserve"> hoặc </w:t>
            </w:r>
            <w:r w:rsidRPr="00327358">
              <w:rPr>
                <w:i/>
              </w:rPr>
              <w:t>Email</w:t>
            </w:r>
            <w:r>
              <w:t xml:space="preserve">. Ở các lần đăng nhập tiếp theo, hệ thống tự động hiển thị </w:t>
            </w:r>
            <w:r w:rsidRPr="00327358">
              <w:rPr>
                <w:i/>
              </w:rPr>
              <w:t>Số điện thoại</w:t>
            </w:r>
            <w:r>
              <w:t xml:space="preserve"> hoặc </w:t>
            </w:r>
            <w:r w:rsidRPr="00327358">
              <w:rPr>
                <w:i/>
              </w:rPr>
              <w:t>Email</w:t>
            </w:r>
            <w:r>
              <w:t xml:space="preserve"> đã đăng nhập trên thiết bị.</w:t>
            </w:r>
          </w:p>
          <w:p w14:paraId="78D6546B" w14:textId="77777777" w:rsidR="001D5998" w:rsidRPr="002850B6" w:rsidRDefault="007C5C51" w:rsidP="007C5C51">
            <w:pPr>
              <w:pStyle w:val="cham"/>
            </w:pPr>
            <w:r>
              <w:rPr>
                <w:color w:val="000000"/>
              </w:rPr>
              <w:t xml:space="preserve">Nhập vào </w:t>
            </w:r>
            <w:r w:rsidRPr="00327358">
              <w:rPr>
                <w:i/>
                <w:color w:val="000000"/>
              </w:rPr>
              <w:t>Mật khẩu</w:t>
            </w:r>
            <w:r>
              <w:t>, nhà hảo tâm có thể chọn tính năng “Ghi nhớ mật khẩu” nếu muốn hiển thị mật khẩu vừa nhập tương ứng với tên tài khoản hiện tại ở các lần đăng nhập sau</w:t>
            </w:r>
            <w:r>
              <w:rPr>
                <w:color w:val="000000"/>
              </w:rPr>
              <w:t>.</w:t>
            </w:r>
            <w:r w:rsidR="001D5998">
              <w:t xml:space="preserve"> </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189B3" w14:textId="77777777" w:rsidR="001D5998" w:rsidRDefault="001D5998"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r w:rsidR="001D5998" w14:paraId="5A7B5927" w14:textId="77777777" w:rsidTr="008A73F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7A74" w14:textId="77777777" w:rsidR="001D5998" w:rsidRDefault="001D5998" w:rsidP="00D23EB7">
            <w:pPr>
              <w:spacing w:before="120" w:after="120" w:line="312" w:lineRule="auto"/>
              <w:jc w:val="center"/>
              <w:rPr>
                <w:rFonts w:eastAsia="Times New Roman" w:cs="Times New Roman"/>
                <w:szCs w:val="26"/>
              </w:rPr>
            </w:pPr>
            <w:r>
              <w:rPr>
                <w:rFonts w:eastAsia="Times New Roman" w:cs="Times New Roman"/>
                <w:color w:val="00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78FA2" w14:textId="77777777" w:rsidR="001D5998" w:rsidRDefault="007C5C51" w:rsidP="00D23EB7">
            <w:pPr>
              <w:spacing w:before="120" w:after="120" w:line="312" w:lineRule="auto"/>
              <w:jc w:val="left"/>
              <w:rPr>
                <w:rFonts w:eastAsia="Times New Roman" w:cs="Times New Roman"/>
                <w:szCs w:val="26"/>
              </w:rPr>
            </w:pPr>
            <w:r>
              <w:rPr>
                <w:rFonts w:eastAsia="Times New Roman" w:cs="Times New Roman"/>
                <w:szCs w:val="26"/>
              </w:rPr>
              <w:t>Xác nhận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DE503" w14:textId="77777777" w:rsidR="007C5C51" w:rsidRDefault="007C5C51" w:rsidP="007C5C51">
            <w:pPr>
              <w:pStyle w:val="cham"/>
            </w:pPr>
            <w:r>
              <w:t>Nhà hảo tâm nhấn nút xác nhận đăng nhập tài khoản.</w:t>
            </w:r>
          </w:p>
          <w:p w14:paraId="30476F8B" w14:textId="77777777" w:rsidR="007C5C51" w:rsidRDefault="007C5C51" w:rsidP="007C5C51">
            <w:pPr>
              <w:pStyle w:val="cham"/>
            </w:pPr>
            <w:r>
              <w:t>Hệ thống Small Giving gọi API (2.1) kiểm tra thông tin vừa nhập có đúng hay không.</w:t>
            </w:r>
          </w:p>
          <w:p w14:paraId="3F8EFDF7" w14:textId="77777777" w:rsidR="007C5C51" w:rsidRPr="007C5C51" w:rsidRDefault="007C5C51" w:rsidP="007C5C51">
            <w:pPr>
              <w:pStyle w:val="ListParagraph"/>
              <w:numPr>
                <w:ilvl w:val="3"/>
                <w:numId w:val="26"/>
              </w:numPr>
              <w:pBdr>
                <w:top w:val="nil"/>
                <w:left w:val="nil"/>
                <w:bottom w:val="nil"/>
                <w:right w:val="nil"/>
                <w:between w:val="nil"/>
              </w:pBdr>
              <w:spacing w:after="0" w:line="312" w:lineRule="auto"/>
              <w:ind w:left="1034" w:hanging="283"/>
              <w:rPr>
                <w:rFonts w:eastAsia="Times New Roman" w:cs="Times New Roman"/>
                <w:color w:val="000000"/>
                <w:szCs w:val="26"/>
              </w:rPr>
            </w:pPr>
            <w:r>
              <w:rPr>
                <w:rFonts w:eastAsia="Times New Roman" w:cs="Times New Roman"/>
                <w:color w:val="000000"/>
                <w:szCs w:val="26"/>
              </w:rPr>
              <w:t xml:space="preserve">Nếu </w:t>
            </w:r>
            <w:r>
              <w:rPr>
                <w:rFonts w:eastAsia="Times New Roman" w:cs="Times New Roman"/>
                <w:szCs w:val="26"/>
              </w:rPr>
              <w:t>sai chuyển sang bước 4.</w:t>
            </w:r>
          </w:p>
          <w:p w14:paraId="6BB1B7BB" w14:textId="77777777" w:rsidR="001D5998" w:rsidRPr="007C5C51" w:rsidRDefault="007C5C51" w:rsidP="007C5C51">
            <w:pPr>
              <w:pStyle w:val="ListParagraph"/>
              <w:numPr>
                <w:ilvl w:val="3"/>
                <w:numId w:val="26"/>
              </w:numPr>
              <w:pBdr>
                <w:top w:val="nil"/>
                <w:left w:val="nil"/>
                <w:bottom w:val="nil"/>
                <w:right w:val="nil"/>
                <w:between w:val="nil"/>
              </w:pBdr>
              <w:spacing w:after="0" w:line="312" w:lineRule="auto"/>
              <w:ind w:left="1034" w:hanging="283"/>
              <w:rPr>
                <w:rFonts w:eastAsia="Times New Roman" w:cs="Times New Roman"/>
                <w:color w:val="000000"/>
                <w:szCs w:val="26"/>
              </w:rPr>
            </w:pPr>
            <w:r w:rsidRPr="007C5C51">
              <w:rPr>
                <w:rFonts w:eastAsia="Times New Roman" w:cs="Times New Roman"/>
                <w:color w:val="000000"/>
                <w:szCs w:val="26"/>
              </w:rPr>
              <w:t>Nếu đúng chuyển sang bước 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27A52" w14:textId="77777777" w:rsidR="001D5998" w:rsidRDefault="007C5C51" w:rsidP="00D23EB7">
            <w:pPr>
              <w:spacing w:before="120" w:after="120" w:line="312" w:lineRule="auto"/>
              <w:jc w:val="left"/>
              <w:rPr>
                <w:rFonts w:eastAsia="Times New Roman" w:cs="Times New Roman"/>
                <w:szCs w:val="26"/>
              </w:rPr>
            </w:pPr>
            <w:r>
              <w:rPr>
                <w:rFonts w:eastAsia="Times New Roman" w:cs="Times New Roman"/>
                <w:szCs w:val="26"/>
              </w:rPr>
              <w:t>Nhà hảo tâm, Small Giving</w:t>
            </w:r>
          </w:p>
        </w:tc>
      </w:tr>
      <w:tr w:rsidR="001D5998" w14:paraId="17904F4A" w14:textId="77777777" w:rsidTr="008A73FF">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8244E" w14:textId="77777777" w:rsidR="001D5998" w:rsidRDefault="001D5998" w:rsidP="00D23EB7">
            <w:pPr>
              <w:spacing w:before="120" w:after="120" w:line="312" w:lineRule="auto"/>
              <w:jc w:val="center"/>
              <w:rPr>
                <w:rFonts w:eastAsia="Times New Roman" w:cs="Times New Roman"/>
                <w:szCs w:val="26"/>
              </w:rPr>
            </w:pPr>
            <w:r>
              <w:rPr>
                <w:rFonts w:eastAsia="Times New Roman" w:cs="Times New Roman"/>
                <w:szCs w:val="26"/>
              </w:rPr>
              <w:t>4</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596D5" w14:textId="77777777" w:rsidR="001D5998" w:rsidRDefault="007C5C51" w:rsidP="00D23EB7">
            <w:pPr>
              <w:spacing w:before="120" w:after="120" w:line="312" w:lineRule="auto"/>
              <w:jc w:val="left"/>
              <w:rPr>
                <w:rFonts w:eastAsia="Times New Roman" w:cs="Times New Roman"/>
                <w:szCs w:val="26"/>
              </w:rPr>
            </w:pPr>
            <w:r>
              <w:rPr>
                <w:rFonts w:eastAsia="Times New Roman" w:cs="Times New Roman"/>
                <w:szCs w:val="26"/>
              </w:rPr>
              <w:t>Xử lý sai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842B2" w14:textId="77777777" w:rsidR="007C5C51" w:rsidRDefault="007C5C51" w:rsidP="007C5C51">
            <w:pPr>
              <w:pStyle w:val="cham"/>
              <w:rPr>
                <w:color w:val="000000"/>
              </w:rPr>
            </w:pPr>
            <w:r>
              <w:t>H</w:t>
            </w:r>
            <w:r w:rsidRPr="006243E0">
              <w:t>ệ thống</w:t>
            </w:r>
            <w:r>
              <w:t xml:space="preserve"> Small Giving</w:t>
            </w:r>
            <w:r w:rsidRPr="006243E0">
              <w:t xml:space="preserve"> trả về thông báo “Tài khoản/mật khẩu không đúng”</w:t>
            </w:r>
            <w:r>
              <w:t>.</w:t>
            </w:r>
          </w:p>
          <w:p w14:paraId="71536DEB" w14:textId="77777777" w:rsidR="007C5C51" w:rsidRPr="002850B6" w:rsidRDefault="007C5C51" w:rsidP="007C5C51">
            <w:pPr>
              <w:pStyle w:val="cham"/>
            </w:pPr>
            <w:r>
              <w:t>Nhà hảo tâm lựa chọn tính năng “Quên mật khẩu?” để yêu cầu lấy lại mật khẩu hoặc quay lại nhập lại mật khẩu.</w:t>
            </w:r>
          </w:p>
          <w:p w14:paraId="28ACC69C" w14:textId="77777777" w:rsidR="007C5C51" w:rsidRDefault="007C5C51" w:rsidP="007C5C51">
            <w:pPr>
              <w:pStyle w:val="cham"/>
            </w:pPr>
            <w:r>
              <w:t xml:space="preserve">Với lựa chọn lấy lại mật khẩu, nhà hảo tâm nhập vào các thông tin: </w:t>
            </w:r>
            <w:r w:rsidRPr="00327358">
              <w:rPr>
                <w:i/>
              </w:rPr>
              <w:t>Email</w:t>
            </w:r>
            <w:r>
              <w:t xml:space="preserve">, </w:t>
            </w:r>
            <w:r w:rsidRPr="00327358">
              <w:rPr>
                <w:i/>
              </w:rPr>
              <w:t>Số điện thoại</w:t>
            </w:r>
            <w:r>
              <w:t xml:space="preserve"> đã đăng ký tài khoản để xác minh danh tính.</w:t>
            </w:r>
          </w:p>
          <w:p w14:paraId="074C1A6E" w14:textId="77777777" w:rsidR="001D5998" w:rsidRDefault="007C5C51" w:rsidP="007C5C51">
            <w:pPr>
              <w:pStyle w:val="cham"/>
            </w:pPr>
            <w:r>
              <w:t>Hệ thống Small Giving gọi API (2.2) kiểm tra thông tin đó có tồn tại trong hệ thống hay không, nếu có thì hiển thị mật khẩu cho nhà hảo tâm, nếu không hệ thống trả về thông báo “Sai thông tin xác minh”, nhà hảo tâm cần nhập lại thông tin xác minh.</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E9394" w14:textId="77777777" w:rsidR="001D5998" w:rsidRDefault="007C5C51" w:rsidP="00D23EB7">
            <w:pPr>
              <w:spacing w:before="120" w:after="120" w:line="312" w:lineRule="auto"/>
              <w:jc w:val="left"/>
              <w:rPr>
                <w:rFonts w:eastAsia="Times New Roman" w:cs="Times New Roman"/>
                <w:szCs w:val="26"/>
              </w:rPr>
            </w:pPr>
            <w:r>
              <w:rPr>
                <w:rFonts w:eastAsia="Times New Roman" w:cs="Times New Roman"/>
                <w:szCs w:val="26"/>
              </w:rPr>
              <w:t>Nhà hảo tâm, Small Giving</w:t>
            </w:r>
          </w:p>
        </w:tc>
      </w:tr>
      <w:tr w:rsidR="007C5C51" w14:paraId="10B2AF5A" w14:textId="77777777" w:rsidTr="008A73FF">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780B" w14:textId="77777777" w:rsidR="007C5C51" w:rsidRDefault="007C5C51" w:rsidP="00D23EB7">
            <w:pPr>
              <w:spacing w:before="120" w:after="120" w:line="312" w:lineRule="auto"/>
              <w:jc w:val="center"/>
              <w:rPr>
                <w:rFonts w:eastAsia="Times New Roman" w:cs="Times New Roman"/>
                <w:szCs w:val="26"/>
              </w:rPr>
            </w:pP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FED46" w14:textId="77777777" w:rsidR="007C5C51" w:rsidRDefault="007C5C51" w:rsidP="00D23EB7">
            <w:pPr>
              <w:spacing w:before="120" w:after="120" w:line="312" w:lineRule="auto"/>
              <w:jc w:val="left"/>
              <w:rPr>
                <w:rFonts w:eastAsia="Times New Roman" w:cs="Times New Roman"/>
                <w:szCs w:val="26"/>
              </w:rPr>
            </w:pPr>
            <w:r>
              <w:rPr>
                <w:rFonts w:eastAsia="Times New Roman" w:cs="Times New Roman"/>
                <w:color w:val="000000"/>
                <w:szCs w:val="26"/>
              </w:rPr>
              <w:t>Xử lý đúng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E87DF" w14:textId="77777777" w:rsidR="007C5C51" w:rsidRDefault="007C5C51" w:rsidP="00D23EB7">
            <w:pPr>
              <w:pStyle w:val="cham"/>
            </w:pPr>
            <w:r>
              <w:rPr>
                <w:color w:val="000000"/>
              </w:rPr>
              <w:t xml:space="preserve">Hệ thống Small Giving </w:t>
            </w:r>
            <w:r w:rsidRPr="006243E0">
              <w:t xml:space="preserve">lấy ra thông tin của tài khoản đang đăng nhập </w:t>
            </w:r>
            <w:r w:rsidRPr="006243E0">
              <w:rPr>
                <w:color w:val="000000"/>
              </w:rPr>
              <w:t xml:space="preserve">rồi </w:t>
            </w:r>
            <w:r w:rsidRPr="006243E0">
              <w:t>trả về thông báo “Đăng nhập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F5026" w14:textId="77777777" w:rsidR="007C5C51" w:rsidRDefault="007C5C51" w:rsidP="00D23EB7">
            <w:pPr>
              <w:spacing w:before="120" w:after="120" w:line="312" w:lineRule="auto"/>
              <w:jc w:val="left"/>
              <w:rPr>
                <w:rFonts w:eastAsia="Times New Roman" w:cs="Times New Roman"/>
                <w:szCs w:val="26"/>
              </w:rPr>
            </w:pPr>
            <w:r>
              <w:rPr>
                <w:rFonts w:eastAsia="Times New Roman" w:cs="Times New Roman"/>
                <w:szCs w:val="26"/>
              </w:rPr>
              <w:t>Small Giving</w:t>
            </w:r>
          </w:p>
        </w:tc>
      </w:tr>
    </w:tbl>
    <w:p w14:paraId="31FDD89A" w14:textId="77777777" w:rsidR="001846F9" w:rsidRPr="00512207" w:rsidRDefault="00E52A43" w:rsidP="00512207">
      <w:pPr>
        <w:pStyle w:val="Caption1"/>
      </w:pPr>
      <w:bookmarkStart w:id="26" w:name="_Toc38309973"/>
      <w:r w:rsidRPr="00512207">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4</w:t>
      </w:r>
      <w:r w:rsidR="001C6E58">
        <w:rPr>
          <w:noProof/>
        </w:rPr>
        <w:fldChar w:fldCharType="end"/>
      </w:r>
      <w:r w:rsidRPr="00512207">
        <w:t>: Đặc tả</w:t>
      </w:r>
      <w:r w:rsidR="00243E38">
        <w:t xml:space="preserve"> các bước trong</w:t>
      </w:r>
      <w:r w:rsidRPr="00512207">
        <w:t xml:space="preserve"> quy trình đăng nhập.</w:t>
      </w:r>
      <w:bookmarkEnd w:id="26"/>
    </w:p>
    <w:p w14:paraId="726B5BAB" w14:textId="77777777" w:rsidR="00F71D18" w:rsidRDefault="00F71D18"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27" w:name="_Toc38143552"/>
      <w:r w:rsidRPr="001846F9">
        <w:rPr>
          <w:rFonts w:ascii="Times New Roman" w:hAnsi="Times New Roman" w:cs="Times New Roman"/>
          <w:b/>
          <w:i/>
          <w:color w:val="auto"/>
          <w:sz w:val="26"/>
          <w:szCs w:val="26"/>
        </w:rPr>
        <w:t>2.3.3</w:t>
      </w:r>
      <w:r w:rsidR="001846F9" w:rsidRPr="001846F9">
        <w:rPr>
          <w:rFonts w:ascii="Times New Roman" w:hAnsi="Times New Roman" w:cs="Times New Roman"/>
          <w:b/>
          <w:i/>
          <w:color w:val="auto"/>
          <w:sz w:val="26"/>
          <w:szCs w:val="26"/>
        </w:rPr>
        <w:t>.</w:t>
      </w:r>
      <w:r w:rsidRPr="001846F9">
        <w:rPr>
          <w:rFonts w:ascii="Times New Roman" w:hAnsi="Times New Roman" w:cs="Times New Roman"/>
          <w:b/>
          <w:i/>
          <w:color w:val="auto"/>
          <w:sz w:val="26"/>
          <w:szCs w:val="26"/>
        </w:rPr>
        <w:t xml:space="preserve"> Quy trình chỉnh sử</w:t>
      </w:r>
      <w:r w:rsidR="001846F9" w:rsidRPr="001846F9">
        <w:rPr>
          <w:rFonts w:ascii="Times New Roman" w:hAnsi="Times New Roman" w:cs="Times New Roman"/>
          <w:b/>
          <w:i/>
          <w:color w:val="auto"/>
          <w:sz w:val="26"/>
          <w:szCs w:val="26"/>
        </w:rPr>
        <w:t>a thông tin</w:t>
      </w:r>
      <w:bookmarkEnd w:id="27"/>
    </w:p>
    <w:p w14:paraId="1BA89327" w14:textId="77777777" w:rsidR="001846F9" w:rsidRDefault="001846F9" w:rsidP="001846F9">
      <w:pPr>
        <w:ind w:left="1440"/>
        <w:rPr>
          <w:i/>
        </w:rPr>
      </w:pPr>
      <w:r w:rsidRPr="001846F9">
        <w:rPr>
          <w:i/>
        </w:rPr>
        <w:t>2.3.</w:t>
      </w:r>
      <w:r>
        <w:rPr>
          <w:i/>
        </w:rPr>
        <w:t>3</w:t>
      </w:r>
      <w:r w:rsidRPr="001846F9">
        <w:rPr>
          <w:i/>
        </w:rPr>
        <w:t>.1. Luồng quy trình</w:t>
      </w:r>
    </w:p>
    <w:p w14:paraId="2D220587" w14:textId="77777777" w:rsidR="00436A34" w:rsidRDefault="007C5C51" w:rsidP="007C5C51">
      <w:pPr>
        <w:keepNext/>
        <w:jc w:val="center"/>
      </w:pPr>
      <w:ins w:id="28" w:author="HONGPHAN" w:date="2020-04-25T00:39:00Z">
        <w:r>
          <w:rPr>
            <w:noProof/>
          </w:rPr>
          <w:drawing>
            <wp:inline distT="0" distB="0" distL="0" distR="0" wp14:anchorId="50F4C146" wp14:editId="58A78341">
              <wp:extent cx="3534518" cy="4402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y đổi thông tin v2.png"/>
                      <pic:cNvPicPr/>
                    </pic:nvPicPr>
                    <pic:blipFill>
                      <a:blip r:embed="rId18">
                        <a:extLst>
                          <a:ext uri="{28A0092B-C50C-407E-A947-70E740481C1C}">
                            <a14:useLocalDpi xmlns:a14="http://schemas.microsoft.com/office/drawing/2010/main" val="0"/>
                          </a:ext>
                        </a:extLst>
                      </a:blip>
                      <a:stretch>
                        <a:fillRect/>
                      </a:stretch>
                    </pic:blipFill>
                    <pic:spPr>
                      <a:xfrm>
                        <a:off x="0" y="0"/>
                        <a:ext cx="3540500" cy="4410402"/>
                      </a:xfrm>
                      <a:prstGeom prst="rect">
                        <a:avLst/>
                      </a:prstGeom>
                    </pic:spPr>
                  </pic:pic>
                </a:graphicData>
              </a:graphic>
            </wp:inline>
          </w:drawing>
        </w:r>
      </w:ins>
    </w:p>
    <w:p w14:paraId="0D3AD507" w14:textId="77777777" w:rsidR="003221F2" w:rsidRDefault="00436A34" w:rsidP="00436A34">
      <w:pPr>
        <w:pStyle w:val="Caption1"/>
      </w:pPr>
      <w:bookmarkStart w:id="29" w:name="_Toc38145546"/>
      <w:r>
        <w:t>Hình 2.</w:t>
      </w:r>
      <w:r w:rsidR="006266FE">
        <w:t>7</w:t>
      </w:r>
      <w:r>
        <w:t>: Quy trình thay đổi thông tin.</w:t>
      </w:r>
      <w:bookmarkEnd w:id="29"/>
    </w:p>
    <w:p w14:paraId="250B1DE0" w14:textId="77777777" w:rsidR="00512207" w:rsidRDefault="001846F9" w:rsidP="00512207">
      <w:pPr>
        <w:ind w:left="720" w:firstLine="720"/>
        <w:rPr>
          <w:i/>
        </w:rPr>
      </w:pPr>
      <w:r w:rsidRPr="001846F9">
        <w:rPr>
          <w:i/>
        </w:rPr>
        <w:t>2.3.</w:t>
      </w:r>
      <w:r>
        <w:rPr>
          <w:i/>
        </w:rPr>
        <w:t>3</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418"/>
      </w:tblGrid>
      <w:tr w:rsidR="00512207" w14:paraId="2A883891"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5D3EC"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FCB64"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AA02F"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FF148"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512207" w:rsidRPr="00660970" w14:paraId="3299D0C0" w14:textId="77777777" w:rsidTr="00512207">
        <w:trPr>
          <w:trHeight w:val="172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ECB3F" w14:textId="77777777" w:rsidR="00512207" w:rsidRPr="00660970" w:rsidRDefault="00512207" w:rsidP="00D23EB7">
            <w:pPr>
              <w:spacing w:before="120" w:after="120" w:line="312" w:lineRule="auto"/>
              <w:jc w:val="center"/>
              <w:rPr>
                <w:rFonts w:eastAsia="Times New Roman" w:cs="Times New Roman"/>
                <w:color w:val="000000"/>
                <w:szCs w:val="26"/>
              </w:rPr>
            </w:pPr>
            <w:r w:rsidRPr="00660970">
              <w:rPr>
                <w:rFonts w:eastAsia="Times New Roman" w:cs="Times New Roman"/>
                <w:color w:val="000000"/>
                <w:szCs w:val="26"/>
              </w:rPr>
              <w:lastRenderedPageBreak/>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80F0B" w14:textId="77777777" w:rsidR="00512207" w:rsidRPr="00660970" w:rsidRDefault="007C5C51" w:rsidP="00D23EB7">
            <w:pPr>
              <w:spacing w:before="120" w:after="120" w:line="312" w:lineRule="auto"/>
              <w:jc w:val="left"/>
              <w:rPr>
                <w:rFonts w:eastAsia="Times New Roman" w:cs="Times New Roman"/>
                <w:color w:val="000000"/>
                <w:szCs w:val="26"/>
              </w:rPr>
            </w:pPr>
            <w:r w:rsidRPr="00660970">
              <w:rPr>
                <w:rFonts w:eastAsia="Times New Roman" w:cs="Times New Roman"/>
                <w:color w:val="000000"/>
                <w:szCs w:val="26"/>
              </w:rPr>
              <w:t xml:space="preserve">Truy cập </w:t>
            </w:r>
            <w:r>
              <w:rPr>
                <w:rFonts w:eastAsia="Times New Roman" w:cs="Times New Roman"/>
                <w:color w:val="000000"/>
                <w:szCs w:val="26"/>
              </w:rPr>
              <w:t>tài khoản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60D10" w14:textId="77777777" w:rsidR="007C5C51" w:rsidRDefault="007C5C51" w:rsidP="007C5C51">
            <w:pPr>
              <w:pStyle w:val="cham"/>
            </w:pPr>
            <w:r w:rsidRPr="00660970">
              <w:t xml:space="preserve">Nhà hảo tâm truy cập trang tài khoản cá nhân của mình </w:t>
            </w:r>
          </w:p>
          <w:p w14:paraId="4A0FE026" w14:textId="77777777" w:rsidR="00512207" w:rsidRPr="00660970" w:rsidRDefault="007C5C51" w:rsidP="007C5C51">
            <w:pPr>
              <w:pStyle w:val="cham"/>
            </w:pPr>
            <w:r>
              <w:t>Hệ thống Small Giving gọi API (3.1) hiển thị các thông tin tương ứng với tài khoản đang đăng nhập</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6FAA1" w14:textId="77777777" w:rsidR="00512207" w:rsidRPr="00660970" w:rsidRDefault="007C5C51" w:rsidP="00D23EB7">
            <w:pPr>
              <w:spacing w:before="120" w:after="120" w:line="312" w:lineRule="auto"/>
              <w:jc w:val="left"/>
              <w:rPr>
                <w:rFonts w:eastAsia="Times New Roman" w:cs="Times New Roman"/>
                <w:color w:val="000000"/>
                <w:szCs w:val="26"/>
              </w:rPr>
            </w:pPr>
            <w:r w:rsidRPr="00660970">
              <w:rPr>
                <w:rFonts w:eastAsia="Times New Roman" w:cs="Times New Roman"/>
                <w:szCs w:val="26"/>
              </w:rPr>
              <w:t>Nhà hảo tâm</w:t>
            </w:r>
            <w:r>
              <w:rPr>
                <w:rFonts w:eastAsia="Times New Roman" w:cs="Times New Roman"/>
                <w:szCs w:val="26"/>
              </w:rPr>
              <w:t>, Small Giving</w:t>
            </w:r>
          </w:p>
        </w:tc>
      </w:tr>
      <w:tr w:rsidR="00512207" w14:paraId="0C753A41"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A1C8E" w14:textId="77777777" w:rsidR="00512207" w:rsidRDefault="00512207" w:rsidP="00D23EB7">
            <w:pPr>
              <w:spacing w:before="120" w:after="120" w:line="312" w:lineRule="auto"/>
              <w:jc w:val="center"/>
              <w:rPr>
                <w:rFonts w:eastAsia="Times New Roman" w:cs="Times New Roman"/>
                <w:szCs w:val="26"/>
              </w:rPr>
            </w:pPr>
            <w:r>
              <w:rPr>
                <w:rFonts w:eastAsia="Times New Roman" w:cs="Times New Roman"/>
                <w:color w:val="00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66661" w14:textId="77777777" w:rsidR="00512207" w:rsidRDefault="007C5C51" w:rsidP="00D23EB7">
            <w:pPr>
              <w:spacing w:before="120" w:after="120" w:line="312" w:lineRule="auto"/>
              <w:jc w:val="left"/>
              <w:rPr>
                <w:rFonts w:eastAsia="Times New Roman" w:cs="Times New Roman"/>
                <w:szCs w:val="26"/>
              </w:rPr>
            </w:pPr>
            <w:r>
              <w:rPr>
                <w:rFonts w:eastAsia="Times New Roman" w:cs="Times New Roman"/>
                <w:color w:val="000000"/>
                <w:szCs w:val="26"/>
              </w:rPr>
              <w:t>Chỉnh sửa thông tin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25535" w14:textId="77777777" w:rsidR="00512207" w:rsidRDefault="007C5C51" w:rsidP="00D23EB7">
            <w:pPr>
              <w:pStyle w:val="cham"/>
            </w:pPr>
            <w:r>
              <w:t>Nhà hảo tâm</w:t>
            </w:r>
            <w:r>
              <w:rPr>
                <w:color w:val="000000"/>
              </w:rPr>
              <w:t xml:space="preserve"> truy cập vào trang tài khoản cá nhân và chọn thông tin cần thay đổi</w:t>
            </w:r>
            <w:r>
              <w:t xml:space="preserve"> bao gồm: </w:t>
            </w:r>
            <w:r w:rsidRPr="00CE7577">
              <w:rPr>
                <w:i/>
              </w:rPr>
              <w:t>Số điện thoại, Email</w:t>
            </w:r>
            <w:r>
              <w:t xml:space="preserve">, </w:t>
            </w:r>
            <w:r w:rsidRPr="00D82F3B">
              <w:rPr>
                <w:i/>
              </w:rPr>
              <w:t>Họ tên</w:t>
            </w:r>
            <w:r>
              <w:rPr>
                <w:i/>
              </w:rPr>
              <w:t xml:space="preserve">, </w:t>
            </w:r>
            <w:r w:rsidRPr="00D82F3B">
              <w:rPr>
                <w:i/>
              </w:rPr>
              <w:t>Ngày sinh</w:t>
            </w:r>
            <w:r>
              <w:rPr>
                <w:i/>
              </w:rPr>
              <w:t xml:space="preserve">, </w:t>
            </w:r>
            <w:r w:rsidRPr="00D82F3B">
              <w:rPr>
                <w:i/>
              </w:rPr>
              <w:t>Số tài khoản</w:t>
            </w:r>
            <w:r>
              <w:rPr>
                <w:color w:val="000000"/>
              </w:rPr>
              <w:t xml:space="preserve"> và </w:t>
            </w:r>
            <w:r w:rsidRPr="00CE7577">
              <w:rPr>
                <w:color w:val="000000"/>
              </w:rPr>
              <w:t>chỉnh sửa lại theo mong muốn.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B8E0B" w14:textId="77777777" w:rsidR="00512207" w:rsidRDefault="00512207"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r w:rsidR="00512207" w14:paraId="1AEBFEAE"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885A4" w14:textId="77777777" w:rsidR="00512207" w:rsidRDefault="00512207" w:rsidP="00D23EB7">
            <w:pPr>
              <w:spacing w:before="120" w:after="120" w:line="312" w:lineRule="auto"/>
              <w:jc w:val="center"/>
              <w:rPr>
                <w:rFonts w:eastAsia="Times New Roman" w:cs="Times New Roman"/>
                <w:color w:val="000000"/>
                <w:szCs w:val="26"/>
              </w:rPr>
            </w:pPr>
            <w:r>
              <w:rPr>
                <w:rFonts w:eastAsia="Times New Roman" w:cs="Times New Roman"/>
                <w:color w:val="00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B96A1" w14:textId="77777777" w:rsidR="00512207" w:rsidRDefault="007C5C51"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Xác nhận thay đổi</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E8537" w14:textId="77777777" w:rsidR="007C5C51" w:rsidRPr="00CE7577" w:rsidRDefault="007C5C51" w:rsidP="007C5C51">
            <w:pPr>
              <w:pStyle w:val="cham"/>
            </w:pPr>
            <w:r>
              <w:t>Nhà hảo tâm nhấn nút xác nhận cập nhật.</w:t>
            </w:r>
          </w:p>
          <w:p w14:paraId="361969F2" w14:textId="77777777" w:rsidR="007C5C51" w:rsidRPr="00CE7577" w:rsidRDefault="007C5C51" w:rsidP="007C5C51">
            <w:pPr>
              <w:pStyle w:val="cham"/>
            </w:pPr>
            <w:r>
              <w:rPr>
                <w:color w:val="000000"/>
              </w:rPr>
              <w:t>Hệ thống Small Giving gọi API (3.2) thay đổi thông tin tài khoản.</w:t>
            </w:r>
          </w:p>
          <w:p w14:paraId="08023006" w14:textId="77777777" w:rsidR="007C5C51" w:rsidRPr="00AE66D9" w:rsidRDefault="007C5C51" w:rsidP="007C5C51">
            <w:pPr>
              <w:pStyle w:val="cham"/>
            </w:pPr>
            <w:r>
              <w:rPr>
                <w:color w:val="000000"/>
              </w:rPr>
              <w:t>Hệ thống Way4 thực hiện API (3.3) thay đổi thông tin tài khoản.</w:t>
            </w:r>
          </w:p>
          <w:p w14:paraId="56F9181E" w14:textId="77777777" w:rsidR="00512207" w:rsidRDefault="007C5C51" w:rsidP="007C5C51">
            <w:pPr>
              <w:pStyle w:val="cham"/>
            </w:pPr>
            <w:r>
              <w:rPr>
                <w:color w:val="000000"/>
              </w:rPr>
              <w:t>Hệ thống Small Giving trả về thông báo “Cập nhật thành công”.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F0ABF" w14:textId="77777777" w:rsidR="00512207" w:rsidRDefault="00512207"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bl>
    <w:p w14:paraId="6A962303" w14:textId="77777777" w:rsidR="001846F9" w:rsidRPr="00512207" w:rsidRDefault="00E52A43" w:rsidP="00512207">
      <w:pPr>
        <w:pStyle w:val="Caption1"/>
      </w:pPr>
      <w:bookmarkStart w:id="30" w:name="_Toc38309974"/>
      <w:r w:rsidRPr="00512207">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5</w:t>
      </w:r>
      <w:r w:rsidR="001C6E58">
        <w:rPr>
          <w:noProof/>
        </w:rPr>
        <w:fldChar w:fldCharType="end"/>
      </w:r>
      <w:r w:rsidRPr="00512207">
        <w:t>: Đặc tả</w:t>
      </w:r>
      <w:r w:rsidR="00243E38">
        <w:t xml:space="preserve"> các bước trong</w:t>
      </w:r>
      <w:r w:rsidRPr="00512207">
        <w:t xml:space="preserve"> quy trình thay đổi thông tin.</w:t>
      </w:r>
      <w:bookmarkEnd w:id="30"/>
    </w:p>
    <w:p w14:paraId="1CCA2713"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31" w:name="_Toc38143553"/>
      <w:r w:rsidRPr="001846F9">
        <w:rPr>
          <w:rFonts w:ascii="Times New Roman" w:hAnsi="Times New Roman" w:cs="Times New Roman"/>
          <w:b/>
          <w:i/>
          <w:color w:val="auto"/>
          <w:sz w:val="26"/>
          <w:szCs w:val="26"/>
        </w:rPr>
        <w:t>2.3.4. Quy trình đổi mật khẩu</w:t>
      </w:r>
      <w:bookmarkEnd w:id="31"/>
    </w:p>
    <w:p w14:paraId="1249B67B" w14:textId="77777777" w:rsidR="001846F9" w:rsidRDefault="001846F9" w:rsidP="001846F9">
      <w:pPr>
        <w:ind w:left="1440"/>
        <w:rPr>
          <w:i/>
        </w:rPr>
      </w:pPr>
      <w:r w:rsidRPr="001846F9">
        <w:rPr>
          <w:i/>
        </w:rPr>
        <w:t>2.3.</w:t>
      </w:r>
      <w:r>
        <w:rPr>
          <w:i/>
        </w:rPr>
        <w:t>4</w:t>
      </w:r>
      <w:r w:rsidRPr="001846F9">
        <w:rPr>
          <w:i/>
        </w:rPr>
        <w:t>.1. Luồng quy trình</w:t>
      </w:r>
    </w:p>
    <w:p w14:paraId="30EA5777" w14:textId="77777777" w:rsidR="00436A34" w:rsidRDefault="007C5C51" w:rsidP="007C5C51">
      <w:pPr>
        <w:keepNext/>
        <w:jc w:val="center"/>
      </w:pPr>
      <w:r>
        <w:rPr>
          <w:noProof/>
        </w:rPr>
        <w:lastRenderedPageBreak/>
        <w:drawing>
          <wp:inline distT="0" distB="0" distL="0" distR="0" wp14:anchorId="2D6332E0" wp14:editId="51A3822E">
            <wp:extent cx="3684298" cy="433199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đổi mật khẩu.png"/>
                    <pic:cNvPicPr/>
                  </pic:nvPicPr>
                  <pic:blipFill>
                    <a:blip r:embed="rId19">
                      <a:extLst>
                        <a:ext uri="{28A0092B-C50C-407E-A947-70E740481C1C}">
                          <a14:useLocalDpi xmlns:a14="http://schemas.microsoft.com/office/drawing/2010/main" val="0"/>
                        </a:ext>
                      </a:extLst>
                    </a:blip>
                    <a:stretch>
                      <a:fillRect/>
                    </a:stretch>
                  </pic:blipFill>
                  <pic:spPr>
                    <a:xfrm>
                      <a:off x="0" y="0"/>
                      <a:ext cx="3689372" cy="4337960"/>
                    </a:xfrm>
                    <a:prstGeom prst="rect">
                      <a:avLst/>
                    </a:prstGeom>
                  </pic:spPr>
                </pic:pic>
              </a:graphicData>
            </a:graphic>
          </wp:inline>
        </w:drawing>
      </w:r>
    </w:p>
    <w:p w14:paraId="292A2E59" w14:textId="77777777" w:rsidR="001846F9" w:rsidRPr="001846F9" w:rsidRDefault="00436A34" w:rsidP="00436A34">
      <w:pPr>
        <w:pStyle w:val="Caption1"/>
      </w:pPr>
      <w:bookmarkStart w:id="32" w:name="_Toc38145547"/>
      <w:r>
        <w:t>Hình 2.</w:t>
      </w:r>
      <w:r w:rsidR="006266FE">
        <w:t>8</w:t>
      </w:r>
      <w:r>
        <w:t>: Quy trình thay đổi mật khẩu.</w:t>
      </w:r>
      <w:bookmarkEnd w:id="32"/>
    </w:p>
    <w:p w14:paraId="5240D610" w14:textId="77777777" w:rsidR="001846F9" w:rsidRDefault="001846F9" w:rsidP="001846F9">
      <w:pPr>
        <w:ind w:left="720" w:firstLine="720"/>
        <w:rPr>
          <w:i/>
        </w:rPr>
      </w:pPr>
      <w:r w:rsidRPr="001846F9">
        <w:rPr>
          <w:i/>
        </w:rPr>
        <w:t>2.3.</w:t>
      </w:r>
      <w:r>
        <w:rPr>
          <w:i/>
        </w:rPr>
        <w:t>4</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418"/>
      </w:tblGrid>
      <w:tr w:rsidR="00512207" w14:paraId="7C7F2ADA"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0F377" w14:textId="77777777" w:rsidR="00512207" w:rsidRDefault="00BC5D4D"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8D2ED"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DE"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70C49"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512207" w14:paraId="6C5656F7"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BE156" w14:textId="77777777" w:rsidR="00512207" w:rsidRDefault="00512207" w:rsidP="00D23EB7">
            <w:pPr>
              <w:spacing w:before="120" w:after="120" w:line="312" w:lineRule="auto"/>
              <w:jc w:val="center"/>
              <w:rPr>
                <w:rFonts w:eastAsia="Times New Roman" w:cs="Times New Roman"/>
                <w:szCs w:val="26"/>
              </w:rPr>
            </w:pPr>
            <w:r>
              <w:rPr>
                <w:rFonts w:eastAsia="Times New Roman" w:cs="Times New Roman"/>
                <w:color w:val="00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068B3" w14:textId="77777777" w:rsidR="00512207" w:rsidRDefault="007C5C51" w:rsidP="00D23EB7">
            <w:pPr>
              <w:spacing w:before="120" w:after="120" w:line="312" w:lineRule="auto"/>
              <w:jc w:val="left"/>
              <w:rPr>
                <w:rFonts w:eastAsia="Times New Roman" w:cs="Times New Roman"/>
                <w:szCs w:val="26"/>
              </w:rPr>
            </w:pPr>
            <w:r>
              <w:rPr>
                <w:rFonts w:eastAsia="Times New Roman" w:cs="Times New Roman"/>
                <w:color w:val="000000"/>
                <w:szCs w:val="26"/>
              </w:rPr>
              <w:t>Yêu cầu đổi mật khẩu</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D674E" w14:textId="77777777" w:rsidR="00512207" w:rsidRDefault="00512207" w:rsidP="00D23EB7">
            <w:pPr>
              <w:pStyle w:val="cham"/>
            </w:pPr>
            <w:r>
              <w:t>Nhà hảo tâm truy cập vào trang tài khoản cá nhân và chọn tính năng “Đổi mật khẩu”.</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0F1BA" w14:textId="77777777" w:rsidR="00512207" w:rsidRDefault="00512207"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r w:rsidR="00512207" w14:paraId="107DC5F0"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33F3C" w14:textId="77777777" w:rsidR="00512207" w:rsidRDefault="00512207" w:rsidP="00D23EB7">
            <w:pPr>
              <w:spacing w:before="120" w:after="120" w:line="312" w:lineRule="auto"/>
              <w:jc w:val="center"/>
              <w:rPr>
                <w:rFonts w:eastAsia="Times New Roman" w:cs="Times New Roman"/>
                <w:color w:val="000000"/>
                <w:szCs w:val="26"/>
              </w:rPr>
            </w:pPr>
            <w:r>
              <w:rPr>
                <w:rFonts w:eastAsia="Times New Roman" w:cs="Times New Roman"/>
                <w:color w:val="00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DC43A" w14:textId="77777777" w:rsidR="00512207" w:rsidRDefault="007C5C51"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Nhập thông tin yêu cầu</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DC056" w14:textId="77777777" w:rsidR="007C5C51" w:rsidRDefault="007C5C51" w:rsidP="007C5C51">
            <w:pPr>
              <w:numPr>
                <w:ilvl w:val="0"/>
                <w:numId w:val="8"/>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szCs w:val="26"/>
              </w:rPr>
              <w:t>Nhà hảo tâm</w:t>
            </w:r>
            <w:r>
              <w:rPr>
                <w:rFonts w:eastAsia="Times New Roman" w:cs="Times New Roman"/>
                <w:color w:val="000000"/>
                <w:szCs w:val="26"/>
              </w:rPr>
              <w:t xml:space="preserve"> nhập vào </w:t>
            </w:r>
            <w:r w:rsidRPr="00D82F3B">
              <w:rPr>
                <w:rFonts w:eastAsia="Times New Roman" w:cs="Times New Roman"/>
                <w:i/>
                <w:color w:val="000000"/>
                <w:szCs w:val="26"/>
              </w:rPr>
              <w:t>Mật khẩu cũ</w:t>
            </w:r>
            <w:r>
              <w:rPr>
                <w:rFonts w:eastAsia="Times New Roman" w:cs="Times New Roman"/>
                <w:color w:val="000000"/>
                <w:szCs w:val="26"/>
              </w:rPr>
              <w:t xml:space="preserve"> và tạo một </w:t>
            </w:r>
            <w:r w:rsidRPr="00D82F3B">
              <w:rPr>
                <w:rFonts w:eastAsia="Times New Roman" w:cs="Times New Roman"/>
                <w:i/>
                <w:color w:val="000000"/>
                <w:szCs w:val="26"/>
              </w:rPr>
              <w:t>Mật khẩu mới</w:t>
            </w:r>
            <w:r>
              <w:rPr>
                <w:rFonts w:eastAsia="Times New Roman" w:cs="Times New Roman"/>
                <w:color w:val="000000"/>
                <w:szCs w:val="26"/>
              </w:rPr>
              <w:t xml:space="preserve">, </w:t>
            </w:r>
            <w:r w:rsidRPr="00CE7577">
              <w:rPr>
                <w:rFonts w:eastAsia="Times New Roman" w:cs="Times New Roman"/>
                <w:i/>
                <w:color w:val="000000"/>
                <w:szCs w:val="26"/>
              </w:rPr>
              <w:t>Nhập lại mật khẩu</w:t>
            </w:r>
            <w:r>
              <w:rPr>
                <w:rFonts w:eastAsia="Times New Roman" w:cs="Times New Roman"/>
                <w:i/>
                <w:color w:val="000000"/>
                <w:szCs w:val="26"/>
              </w:rPr>
              <w:t>.</w:t>
            </w:r>
          </w:p>
          <w:p w14:paraId="49D85FDC" w14:textId="77777777" w:rsidR="007C5C51" w:rsidRDefault="007C5C51" w:rsidP="007C5C51">
            <w:pPr>
              <w:spacing w:after="0" w:line="312" w:lineRule="auto"/>
              <w:ind w:left="720"/>
              <w:rPr>
                <w:rFonts w:eastAsia="Times New Roman" w:cs="Times New Roman"/>
                <w:szCs w:val="26"/>
              </w:rPr>
            </w:pPr>
            <w:r>
              <w:rPr>
                <w:rFonts w:eastAsia="Times New Roman" w:cs="Times New Roman"/>
                <w:szCs w:val="26"/>
              </w:rPr>
              <w:t>Quy định:</w:t>
            </w:r>
          </w:p>
          <w:p w14:paraId="0CE252BE" w14:textId="77777777" w:rsidR="007C5C51" w:rsidRDefault="007C5C51" w:rsidP="007C5C51">
            <w:pPr>
              <w:pStyle w:val="ListParagraph"/>
              <w:numPr>
                <w:ilvl w:val="3"/>
                <w:numId w:val="26"/>
              </w:numPr>
              <w:spacing w:after="0" w:line="312" w:lineRule="auto"/>
              <w:ind w:left="1175" w:hanging="283"/>
              <w:rPr>
                <w:rFonts w:eastAsia="Times New Roman" w:cs="Times New Roman"/>
                <w:szCs w:val="26"/>
              </w:rPr>
            </w:pPr>
            <w:r>
              <w:rPr>
                <w:rFonts w:eastAsia="Times New Roman" w:cs="Times New Roman"/>
                <w:szCs w:val="26"/>
              </w:rPr>
              <w:t>Mật khẩu mới: ít nhất 6 ký tự.</w:t>
            </w:r>
          </w:p>
          <w:p w14:paraId="618CF200" w14:textId="77777777" w:rsidR="00512207" w:rsidRPr="007C5C51" w:rsidRDefault="007C5C51" w:rsidP="007C5C51">
            <w:pPr>
              <w:pStyle w:val="ListParagraph"/>
              <w:numPr>
                <w:ilvl w:val="3"/>
                <w:numId w:val="26"/>
              </w:numPr>
              <w:spacing w:after="0" w:line="312" w:lineRule="auto"/>
              <w:ind w:left="1175" w:hanging="283"/>
              <w:rPr>
                <w:rFonts w:eastAsia="Times New Roman" w:cs="Times New Roman"/>
                <w:szCs w:val="26"/>
              </w:rPr>
            </w:pPr>
            <w:r>
              <w:rPr>
                <w:rFonts w:eastAsia="Times New Roman" w:cs="Times New Roman"/>
                <w:szCs w:val="26"/>
              </w:rPr>
              <w:lastRenderedPageBreak/>
              <w:t>Nhập lại mật khẩu: trùng khớp mật khẩu mới.</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E5EE" w14:textId="77777777" w:rsidR="00512207" w:rsidRDefault="00512207" w:rsidP="00D23EB7">
            <w:pPr>
              <w:spacing w:before="120" w:after="120" w:line="312" w:lineRule="auto"/>
              <w:jc w:val="left"/>
              <w:rPr>
                <w:rFonts w:eastAsia="Times New Roman" w:cs="Times New Roman"/>
                <w:color w:val="000000"/>
                <w:szCs w:val="26"/>
              </w:rPr>
            </w:pPr>
            <w:r>
              <w:rPr>
                <w:rFonts w:eastAsia="Times New Roman" w:cs="Times New Roman"/>
                <w:szCs w:val="26"/>
              </w:rPr>
              <w:lastRenderedPageBreak/>
              <w:t>Nhà hảo tâm</w:t>
            </w:r>
          </w:p>
        </w:tc>
      </w:tr>
      <w:tr w:rsidR="00512207" w14:paraId="6B149C00"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F4002" w14:textId="77777777" w:rsidR="00512207" w:rsidRDefault="00512207" w:rsidP="00D23EB7">
            <w:pPr>
              <w:spacing w:before="120" w:after="120" w:line="312" w:lineRule="auto"/>
              <w:jc w:val="center"/>
              <w:rPr>
                <w:rFonts w:eastAsia="Times New Roman" w:cs="Times New Roman"/>
                <w:color w:val="000000"/>
                <w:szCs w:val="26"/>
              </w:rPr>
            </w:pPr>
            <w:r>
              <w:rPr>
                <w:rFonts w:eastAsia="Times New Roman" w:cs="Times New Roman"/>
                <w:color w:val="00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772ED" w14:textId="77777777" w:rsidR="00512207" w:rsidRDefault="007C5C51"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Xác nhận thay đổi</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0E503" w14:textId="77777777" w:rsidR="007C5C51" w:rsidRDefault="007C5C51" w:rsidP="007C5C51">
            <w:pPr>
              <w:numPr>
                <w:ilvl w:val="0"/>
                <w:numId w:val="8"/>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szCs w:val="26"/>
              </w:rPr>
              <w:t>Nhà hảo tâm</w:t>
            </w:r>
            <w:r>
              <w:rPr>
                <w:rFonts w:eastAsia="Times New Roman" w:cs="Times New Roman"/>
                <w:color w:val="000000"/>
                <w:szCs w:val="26"/>
              </w:rPr>
              <w:t xml:space="preserve"> nhấn nút xác nhận thay đổi.</w:t>
            </w:r>
          </w:p>
          <w:p w14:paraId="75CE61C1" w14:textId="77777777" w:rsidR="00512207" w:rsidRDefault="007C5C51" w:rsidP="007C5C51">
            <w:pPr>
              <w:pStyle w:val="cham"/>
            </w:pPr>
            <w:r>
              <w:rPr>
                <w:color w:val="000000"/>
              </w:rPr>
              <w:t xml:space="preserve">Hệ thống Small Giving gọi API (4.1) kiểm tra xem mật khẩu cũ đã đúng với tài khoản chưa, nếu chưa </w:t>
            </w:r>
            <w:r>
              <w:t>đúng</w:t>
            </w:r>
            <w:r>
              <w:rPr>
                <w:color w:val="000000"/>
              </w:rPr>
              <w:t xml:space="preserve"> h</w:t>
            </w:r>
            <w:r>
              <w:t>ệ thống cảnh báo “Mật khẩu cũ không đúng”, nếu đúng thực hiện thay đổi mật khẩu</w:t>
            </w:r>
            <w:r>
              <w:rPr>
                <w:color w:val="000000"/>
              </w:rPr>
              <w:t xml:space="preserve"> và </w:t>
            </w:r>
            <w:r w:rsidRPr="006E6773">
              <w:t>trả về thông báo “Đổi mật khẩu thành công”.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915C3" w14:textId="77777777" w:rsidR="00512207" w:rsidRDefault="007C5C51" w:rsidP="00D23EB7">
            <w:pPr>
              <w:spacing w:before="120" w:after="120" w:line="312" w:lineRule="auto"/>
              <w:jc w:val="left"/>
              <w:rPr>
                <w:rFonts w:eastAsia="Times New Roman" w:cs="Times New Roman"/>
                <w:szCs w:val="26"/>
              </w:rPr>
            </w:pPr>
            <w:r>
              <w:rPr>
                <w:rFonts w:eastAsia="Times New Roman" w:cs="Times New Roman"/>
                <w:szCs w:val="26"/>
              </w:rPr>
              <w:t>Nhà hảo tâm, Small Giving</w:t>
            </w:r>
          </w:p>
        </w:tc>
      </w:tr>
    </w:tbl>
    <w:p w14:paraId="10B194C1" w14:textId="77777777" w:rsidR="001846F9" w:rsidRPr="001846F9" w:rsidRDefault="00E52A43" w:rsidP="00512207">
      <w:pPr>
        <w:pStyle w:val="Caption1"/>
      </w:pPr>
      <w:bookmarkStart w:id="33" w:name="_Toc38309975"/>
      <w:r w:rsidRPr="00512207">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6</w:t>
      </w:r>
      <w:r w:rsidR="001C6E58">
        <w:rPr>
          <w:noProof/>
        </w:rPr>
        <w:fldChar w:fldCharType="end"/>
      </w:r>
      <w:r w:rsidRPr="00512207">
        <w:t>: Đặc tả</w:t>
      </w:r>
      <w:r w:rsidR="00243E38">
        <w:t xml:space="preserve"> các bước trong</w:t>
      </w:r>
      <w:r w:rsidRPr="00512207">
        <w:t xml:space="preserve"> quy trình đổi mật khẩu.</w:t>
      </w:r>
      <w:bookmarkEnd w:id="33"/>
    </w:p>
    <w:p w14:paraId="07A46132"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34" w:name="_Toc38143554"/>
      <w:r w:rsidRPr="001846F9">
        <w:rPr>
          <w:rFonts w:ascii="Times New Roman" w:hAnsi="Times New Roman" w:cs="Times New Roman"/>
          <w:b/>
          <w:i/>
          <w:color w:val="auto"/>
          <w:sz w:val="26"/>
          <w:szCs w:val="26"/>
        </w:rPr>
        <w:t>2.3.5. Quy trình nạp tiền</w:t>
      </w:r>
      <w:bookmarkEnd w:id="34"/>
    </w:p>
    <w:p w14:paraId="48316DAA" w14:textId="77777777" w:rsidR="001846F9" w:rsidRDefault="001846F9" w:rsidP="001846F9">
      <w:pPr>
        <w:ind w:left="1440"/>
        <w:rPr>
          <w:i/>
        </w:rPr>
      </w:pPr>
      <w:r w:rsidRPr="001846F9">
        <w:rPr>
          <w:i/>
        </w:rPr>
        <w:t>2.3.</w:t>
      </w:r>
      <w:r>
        <w:rPr>
          <w:i/>
        </w:rPr>
        <w:t>5</w:t>
      </w:r>
      <w:r w:rsidRPr="001846F9">
        <w:rPr>
          <w:i/>
        </w:rPr>
        <w:t>.1. Luồng quy trình</w:t>
      </w:r>
    </w:p>
    <w:p w14:paraId="2B48FCEF" w14:textId="77777777" w:rsidR="00436A34" w:rsidRDefault="007C5C51" w:rsidP="007C5C51">
      <w:pPr>
        <w:keepNext/>
        <w:jc w:val="center"/>
      </w:pPr>
      <w:ins w:id="35" w:author="HONGPHAN" w:date="2020-04-23T12:13:00Z">
        <w:r>
          <w:rPr>
            <w:rFonts w:eastAsia="Times New Roman" w:cs="Times New Roman"/>
            <w:noProof/>
            <w:color w:val="000000"/>
            <w:szCs w:val="26"/>
          </w:rPr>
          <w:drawing>
            <wp:inline distT="0" distB="0" distL="0" distR="0" wp14:anchorId="08C61181" wp14:editId="319A3FD5">
              <wp:extent cx="3648710" cy="41037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ạp tiền v3.png"/>
                      <pic:cNvPicPr/>
                    </pic:nvPicPr>
                    <pic:blipFill>
                      <a:blip r:embed="rId20">
                        <a:extLst>
                          <a:ext uri="{28A0092B-C50C-407E-A947-70E740481C1C}">
                            <a14:useLocalDpi xmlns:a14="http://schemas.microsoft.com/office/drawing/2010/main" val="0"/>
                          </a:ext>
                        </a:extLst>
                      </a:blip>
                      <a:stretch>
                        <a:fillRect/>
                      </a:stretch>
                    </pic:blipFill>
                    <pic:spPr>
                      <a:xfrm>
                        <a:off x="0" y="0"/>
                        <a:ext cx="3663710" cy="4120655"/>
                      </a:xfrm>
                      <a:prstGeom prst="rect">
                        <a:avLst/>
                      </a:prstGeom>
                    </pic:spPr>
                  </pic:pic>
                </a:graphicData>
              </a:graphic>
            </wp:inline>
          </w:drawing>
        </w:r>
      </w:ins>
    </w:p>
    <w:p w14:paraId="2A1C1F10" w14:textId="77777777" w:rsidR="003221F2" w:rsidRDefault="00436A34" w:rsidP="00436A34">
      <w:pPr>
        <w:pStyle w:val="Caption1"/>
      </w:pPr>
      <w:bookmarkStart w:id="36" w:name="_Toc38145548"/>
      <w:r>
        <w:t>Hình 2.</w:t>
      </w:r>
      <w:r w:rsidR="006266FE">
        <w:t>9</w:t>
      </w:r>
      <w:r>
        <w:t>: Quy trình nạp tiền.</w:t>
      </w:r>
      <w:bookmarkEnd w:id="36"/>
    </w:p>
    <w:p w14:paraId="13E0722C" w14:textId="77777777" w:rsidR="001846F9" w:rsidRDefault="001846F9" w:rsidP="001846F9">
      <w:pPr>
        <w:ind w:left="720" w:firstLine="720"/>
        <w:rPr>
          <w:i/>
        </w:rPr>
      </w:pPr>
      <w:r w:rsidRPr="001846F9">
        <w:rPr>
          <w:i/>
        </w:rPr>
        <w:t>2.3.</w:t>
      </w:r>
      <w:r>
        <w:rPr>
          <w:i/>
        </w:rPr>
        <w:t>5</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566"/>
        <w:gridCol w:w="5812"/>
        <w:gridCol w:w="1276"/>
      </w:tblGrid>
      <w:tr w:rsidR="00512207" w14:paraId="20C80E32"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8AECB"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lastRenderedPageBreak/>
              <w:t>STT</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66D0D"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5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25441"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714DC"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512207" w14:paraId="63C4E8FB"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55893" w14:textId="77777777" w:rsidR="00512207" w:rsidRDefault="00512207" w:rsidP="00D23EB7">
            <w:pPr>
              <w:spacing w:before="120" w:after="120" w:line="312" w:lineRule="auto"/>
              <w:jc w:val="center"/>
              <w:rPr>
                <w:rFonts w:eastAsia="Times New Roman" w:cs="Times New Roman"/>
                <w:szCs w:val="26"/>
              </w:rPr>
            </w:pPr>
            <w:r>
              <w:rPr>
                <w:rFonts w:eastAsia="Times New Roman" w:cs="Times New Roman"/>
                <w:color w:val="000000"/>
                <w:szCs w:val="26"/>
              </w:rPr>
              <w:t>1</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3D305" w14:textId="77777777" w:rsidR="00512207" w:rsidRDefault="00512207" w:rsidP="00D23EB7">
            <w:pPr>
              <w:spacing w:before="120" w:after="120" w:line="312" w:lineRule="auto"/>
              <w:jc w:val="left"/>
              <w:rPr>
                <w:rFonts w:eastAsia="Times New Roman" w:cs="Times New Roman"/>
                <w:szCs w:val="26"/>
              </w:rPr>
            </w:pPr>
            <w:r>
              <w:rPr>
                <w:rFonts w:eastAsia="Times New Roman" w:cs="Times New Roman"/>
                <w:color w:val="000000"/>
                <w:szCs w:val="26"/>
              </w:rPr>
              <w:t>Yêu cầu nạp tiền</w:t>
            </w:r>
          </w:p>
        </w:tc>
        <w:tc>
          <w:tcPr>
            <w:tcW w:w="5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5BEF" w14:textId="77777777" w:rsidR="00512207" w:rsidRDefault="00512207" w:rsidP="00D23EB7">
            <w:pPr>
              <w:pStyle w:val="cham"/>
            </w:pPr>
            <w:r>
              <w:t>Nhà hảo tâm sau khi chuyển tiền đến tài khoản hệ thống, cộng tác viên kế toán chọn tính năng “Nạp tiền”.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A8FA1" w14:textId="77777777" w:rsidR="00512207" w:rsidRDefault="00512207" w:rsidP="00D23EB7">
            <w:pPr>
              <w:spacing w:before="120" w:after="120" w:line="312" w:lineRule="auto"/>
              <w:jc w:val="left"/>
              <w:rPr>
                <w:rFonts w:eastAsia="Times New Roman" w:cs="Times New Roman"/>
                <w:szCs w:val="26"/>
              </w:rPr>
            </w:pPr>
            <w:r>
              <w:rPr>
                <w:rFonts w:eastAsia="Times New Roman" w:cs="Times New Roman"/>
                <w:szCs w:val="26"/>
              </w:rPr>
              <w:t>Cộng tác viên kế toán</w:t>
            </w:r>
          </w:p>
        </w:tc>
      </w:tr>
      <w:tr w:rsidR="00512207" w14:paraId="14E23346"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AC8B1" w14:textId="77777777" w:rsidR="00512207" w:rsidRDefault="00512207" w:rsidP="00D23EB7">
            <w:pPr>
              <w:spacing w:before="120" w:after="120" w:line="312" w:lineRule="auto"/>
              <w:jc w:val="center"/>
              <w:rPr>
                <w:rFonts w:eastAsia="Times New Roman" w:cs="Times New Roman"/>
                <w:szCs w:val="26"/>
              </w:rPr>
            </w:pPr>
            <w:r>
              <w:rPr>
                <w:rFonts w:eastAsia="Times New Roman" w:cs="Times New Roman"/>
                <w:color w:val="000000"/>
                <w:szCs w:val="26"/>
              </w:rPr>
              <w:t>2</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1EA2B" w14:textId="77777777" w:rsidR="00512207" w:rsidRDefault="00512207" w:rsidP="00D23EB7">
            <w:pPr>
              <w:spacing w:before="120" w:after="120" w:line="312" w:lineRule="auto"/>
              <w:jc w:val="left"/>
              <w:rPr>
                <w:rFonts w:eastAsia="Times New Roman" w:cs="Times New Roman"/>
                <w:szCs w:val="26"/>
              </w:rPr>
            </w:pPr>
            <w:r>
              <w:rPr>
                <w:rFonts w:eastAsia="Times New Roman" w:cs="Times New Roman"/>
                <w:color w:val="000000"/>
                <w:szCs w:val="26"/>
              </w:rPr>
              <w:t>Nhập vào thông tin nạp tiền</w:t>
            </w:r>
          </w:p>
        </w:tc>
        <w:tc>
          <w:tcPr>
            <w:tcW w:w="5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1527A" w14:textId="77777777" w:rsidR="00512207" w:rsidRPr="00D82F3B" w:rsidRDefault="00512207" w:rsidP="00D23EB7">
            <w:pPr>
              <w:pStyle w:val="cham"/>
            </w:pPr>
            <w:r>
              <w:t>C</w:t>
            </w:r>
            <w:r w:rsidRPr="00D82F3B">
              <w:t>ộng tác viên kế toán sẽ nhập vào thông tin</w:t>
            </w:r>
            <w:r>
              <w:t xml:space="preserve">: </w:t>
            </w:r>
            <w:r w:rsidRPr="00D82F3B">
              <w:rPr>
                <w:i/>
              </w:rPr>
              <w:t>Số điện thoại</w:t>
            </w:r>
            <w:r>
              <w:t xml:space="preserve">, </w:t>
            </w:r>
            <w:r w:rsidRPr="00D82F3B">
              <w:rPr>
                <w:i/>
              </w:rPr>
              <w:t>Số tiền nạp</w:t>
            </w:r>
            <w:r w:rsidRPr="00D82F3B">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610E1" w14:textId="77777777" w:rsidR="00512207" w:rsidRDefault="00512207" w:rsidP="00D23EB7">
            <w:pPr>
              <w:spacing w:before="120" w:after="120" w:line="312" w:lineRule="auto"/>
              <w:jc w:val="left"/>
              <w:rPr>
                <w:rFonts w:eastAsia="Times New Roman" w:cs="Times New Roman"/>
                <w:szCs w:val="26"/>
              </w:rPr>
            </w:pPr>
            <w:r>
              <w:rPr>
                <w:rFonts w:eastAsia="Times New Roman" w:cs="Times New Roman"/>
                <w:szCs w:val="26"/>
              </w:rPr>
              <w:t>Cộng tác viên kế toán</w:t>
            </w:r>
          </w:p>
        </w:tc>
      </w:tr>
      <w:tr w:rsidR="00512207" w14:paraId="3A28C1A9"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5CC5C" w14:textId="77777777" w:rsidR="00512207" w:rsidRDefault="00512207" w:rsidP="00D23EB7">
            <w:pPr>
              <w:spacing w:before="120" w:after="120" w:line="312" w:lineRule="auto"/>
              <w:jc w:val="center"/>
              <w:rPr>
                <w:rFonts w:eastAsia="Times New Roman" w:cs="Times New Roman"/>
                <w:szCs w:val="26"/>
              </w:rPr>
            </w:pPr>
            <w:r>
              <w:rPr>
                <w:rFonts w:eastAsia="Times New Roman" w:cs="Times New Roman"/>
                <w:color w:val="000000"/>
                <w:szCs w:val="26"/>
              </w:rPr>
              <w:t>3</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DCDA5" w14:textId="77777777" w:rsidR="00512207" w:rsidRDefault="00512207" w:rsidP="00D23EB7">
            <w:pPr>
              <w:spacing w:before="120" w:after="120" w:line="312" w:lineRule="auto"/>
              <w:jc w:val="left"/>
              <w:rPr>
                <w:rFonts w:eastAsia="Times New Roman" w:cs="Times New Roman"/>
                <w:szCs w:val="26"/>
              </w:rPr>
            </w:pPr>
            <w:r>
              <w:rPr>
                <w:rFonts w:eastAsia="Times New Roman" w:cs="Times New Roman"/>
                <w:color w:val="000000"/>
                <w:szCs w:val="26"/>
              </w:rPr>
              <w:t>Xác nhận nạp tiền.</w:t>
            </w:r>
          </w:p>
        </w:tc>
        <w:tc>
          <w:tcPr>
            <w:tcW w:w="5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262F" w14:textId="77777777" w:rsidR="008A73FF" w:rsidRDefault="008A73FF" w:rsidP="008A73FF">
            <w:pPr>
              <w:pStyle w:val="cham"/>
            </w:pPr>
            <w:r>
              <w:t>Cộng tác viên kế toán nhấn nút xác nhận nạp tiền.</w:t>
            </w:r>
          </w:p>
          <w:p w14:paraId="1EA09A7D" w14:textId="77777777" w:rsidR="008A73FF" w:rsidRDefault="008A73FF" w:rsidP="008A73FF">
            <w:pPr>
              <w:pStyle w:val="cham"/>
            </w:pPr>
            <w:r w:rsidRPr="00592CA7">
              <w:t xml:space="preserve">Hệ thống </w:t>
            </w:r>
            <w:r>
              <w:t>Small Giving chuyển lệnh nạp tiền cho hệ thống Way4</w:t>
            </w:r>
            <w:r w:rsidRPr="00592CA7">
              <w:t>.</w:t>
            </w:r>
          </w:p>
          <w:p w14:paraId="125376D8" w14:textId="77777777" w:rsidR="008A73FF" w:rsidRDefault="008A73FF" w:rsidP="008A73FF">
            <w:pPr>
              <w:pStyle w:val="cham"/>
            </w:pPr>
            <w:r>
              <w:t xml:space="preserve">Hệ thống Way4 thực hiện API (5.1) nạp tiền cho nhà hảo tâm. </w:t>
            </w:r>
          </w:p>
          <w:p w14:paraId="2702FBBF" w14:textId="77777777" w:rsidR="00512207" w:rsidRDefault="008A73FF" w:rsidP="008A73FF">
            <w:pPr>
              <w:pStyle w:val="cham"/>
            </w:pPr>
            <w:r w:rsidRPr="00592CA7">
              <w:t xml:space="preserve">Hệ thống </w:t>
            </w:r>
            <w:r>
              <w:t>Small Giving trả về thông báo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0A438" w14:textId="77777777" w:rsidR="00512207" w:rsidRDefault="008A73FF" w:rsidP="00D23EB7">
            <w:pPr>
              <w:spacing w:before="120" w:after="120" w:line="312" w:lineRule="auto"/>
              <w:jc w:val="left"/>
              <w:rPr>
                <w:rFonts w:eastAsia="Times New Roman" w:cs="Times New Roman"/>
                <w:szCs w:val="26"/>
              </w:rPr>
            </w:pPr>
            <w:r>
              <w:rPr>
                <w:rFonts w:eastAsia="Times New Roman" w:cs="Times New Roman"/>
                <w:szCs w:val="26"/>
              </w:rPr>
              <w:t>Cộng tác viên kế toán, Small Giving, Way4</w:t>
            </w:r>
          </w:p>
        </w:tc>
      </w:tr>
    </w:tbl>
    <w:p w14:paraId="489A534D" w14:textId="77777777" w:rsidR="006E45C1" w:rsidRPr="00512207" w:rsidRDefault="00E52A43" w:rsidP="00512207">
      <w:pPr>
        <w:pStyle w:val="Caption1"/>
      </w:pPr>
      <w:bookmarkStart w:id="37" w:name="_Toc38309976"/>
      <w:r w:rsidRPr="00512207">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7</w:t>
      </w:r>
      <w:r w:rsidR="001C6E58">
        <w:rPr>
          <w:noProof/>
        </w:rPr>
        <w:fldChar w:fldCharType="end"/>
      </w:r>
      <w:r w:rsidRPr="00512207">
        <w:t>: Đặc tả</w:t>
      </w:r>
      <w:r w:rsidR="00243E38">
        <w:t xml:space="preserve"> các bước trong</w:t>
      </w:r>
      <w:r w:rsidRPr="00512207">
        <w:t xml:space="preserve"> quy trình nạp tiền.</w:t>
      </w:r>
      <w:bookmarkEnd w:id="37"/>
    </w:p>
    <w:p w14:paraId="637A81D2"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38" w:name="_Toc38143555"/>
      <w:r w:rsidRPr="001846F9">
        <w:rPr>
          <w:rFonts w:ascii="Times New Roman" w:hAnsi="Times New Roman" w:cs="Times New Roman"/>
          <w:b/>
          <w:i/>
          <w:color w:val="auto"/>
          <w:sz w:val="26"/>
          <w:szCs w:val="26"/>
        </w:rPr>
        <w:t>2.3.6. Quy trình</w:t>
      </w:r>
      <w:r w:rsidR="008A73FF">
        <w:rPr>
          <w:rFonts w:ascii="Times New Roman" w:hAnsi="Times New Roman" w:cs="Times New Roman"/>
          <w:b/>
          <w:i/>
          <w:color w:val="auto"/>
          <w:sz w:val="26"/>
          <w:szCs w:val="26"/>
        </w:rPr>
        <w:t xml:space="preserve"> tạo quỹ</w:t>
      </w:r>
      <w:r w:rsidRPr="001846F9">
        <w:rPr>
          <w:rFonts w:ascii="Times New Roman" w:hAnsi="Times New Roman" w:cs="Times New Roman"/>
          <w:b/>
          <w:i/>
          <w:color w:val="auto"/>
          <w:sz w:val="26"/>
          <w:szCs w:val="26"/>
        </w:rPr>
        <w:t xml:space="preserve"> điểm danh</w:t>
      </w:r>
      <w:bookmarkEnd w:id="38"/>
    </w:p>
    <w:p w14:paraId="6DD32EC0" w14:textId="77777777" w:rsidR="008A73FF" w:rsidRDefault="008A73FF" w:rsidP="008A73FF">
      <w:pPr>
        <w:rPr>
          <w:i/>
        </w:rPr>
      </w:pPr>
      <w:r>
        <w:tab/>
      </w:r>
      <w:r>
        <w:tab/>
      </w:r>
      <w:r w:rsidRPr="001846F9">
        <w:rPr>
          <w:i/>
        </w:rPr>
        <w:t>2.3.</w:t>
      </w:r>
      <w:r>
        <w:rPr>
          <w:i/>
        </w:rPr>
        <w:t>6</w:t>
      </w:r>
      <w:r w:rsidRPr="001846F9">
        <w:rPr>
          <w:i/>
        </w:rPr>
        <w:t>.1. Luồng quy trình</w:t>
      </w:r>
    </w:p>
    <w:p w14:paraId="59B5774E" w14:textId="77777777" w:rsidR="008A73FF" w:rsidRDefault="008A73FF" w:rsidP="008A73FF">
      <w:pPr>
        <w:keepNext/>
        <w:jc w:val="center"/>
      </w:pPr>
      <w:r>
        <w:rPr>
          <w:rFonts w:cs="Times New Roman"/>
          <w:noProof/>
          <w:szCs w:val="26"/>
        </w:rPr>
        <w:lastRenderedPageBreak/>
        <w:drawing>
          <wp:inline distT="0" distB="0" distL="0" distR="0" wp14:anchorId="058F8A2D" wp14:editId="6EB491DF">
            <wp:extent cx="4072225" cy="4373217"/>
            <wp:effectExtent l="0" t="0" r="508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ạo quỹ điểm danh-fn.png"/>
                    <pic:cNvPicPr/>
                  </pic:nvPicPr>
                  <pic:blipFill>
                    <a:blip r:embed="rId21">
                      <a:extLst>
                        <a:ext uri="{28A0092B-C50C-407E-A947-70E740481C1C}">
                          <a14:useLocalDpi xmlns:a14="http://schemas.microsoft.com/office/drawing/2010/main" val="0"/>
                        </a:ext>
                      </a:extLst>
                    </a:blip>
                    <a:stretch>
                      <a:fillRect/>
                    </a:stretch>
                  </pic:blipFill>
                  <pic:spPr>
                    <a:xfrm>
                      <a:off x="0" y="0"/>
                      <a:ext cx="4080239" cy="4381824"/>
                    </a:xfrm>
                    <a:prstGeom prst="rect">
                      <a:avLst/>
                    </a:prstGeom>
                  </pic:spPr>
                </pic:pic>
              </a:graphicData>
            </a:graphic>
          </wp:inline>
        </w:drawing>
      </w:r>
    </w:p>
    <w:p w14:paraId="21AED968" w14:textId="77777777" w:rsidR="008A73FF" w:rsidRDefault="008A73FF" w:rsidP="008A73FF">
      <w:pPr>
        <w:pStyle w:val="Caption1"/>
      </w:pPr>
      <w:r>
        <w:t>Hình 2.10: Quy trình tạo quỹ điểm danh.</w:t>
      </w:r>
    </w:p>
    <w:p w14:paraId="4BD73E1A" w14:textId="77777777" w:rsidR="008A73FF" w:rsidRDefault="008A73FF" w:rsidP="008A73FF">
      <w:pPr>
        <w:rPr>
          <w:i/>
        </w:rPr>
      </w:pPr>
      <w:r>
        <w:tab/>
      </w:r>
      <w:r>
        <w:tab/>
      </w:r>
      <w:r w:rsidRPr="001846F9">
        <w:rPr>
          <w:i/>
        </w:rPr>
        <w:t>2.3.</w:t>
      </w:r>
      <w:r>
        <w:rPr>
          <w:i/>
        </w:rPr>
        <w:t>6</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8A73FF" w14:paraId="125C8359" w14:textId="77777777" w:rsidTr="008A73F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644B0" w14:textId="77777777" w:rsidR="008A73FF" w:rsidRDefault="008A73FF" w:rsidP="008A73FF">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5D43A" w14:textId="77777777" w:rsidR="008A73FF" w:rsidRDefault="008A73FF" w:rsidP="008A73FF">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B8910" w14:textId="77777777" w:rsidR="008A73FF" w:rsidRDefault="008A73FF" w:rsidP="008A73FF">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61C68" w14:textId="77777777" w:rsidR="008A73FF" w:rsidRDefault="008A73FF" w:rsidP="008A73FF">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8A73FF" w14:paraId="667895D0" w14:textId="77777777" w:rsidTr="008A73F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79E57" w14:textId="77777777" w:rsidR="008A73FF" w:rsidRDefault="008A73FF" w:rsidP="008A73FF">
            <w:pPr>
              <w:spacing w:before="120" w:after="120" w:line="312" w:lineRule="auto"/>
              <w:jc w:val="center"/>
              <w:rPr>
                <w:rFonts w:eastAsia="Times New Roman" w:cs="Times New Roman"/>
                <w:szCs w:val="26"/>
              </w:rPr>
            </w:pPr>
            <w:r>
              <w:rPr>
                <w:rFonts w:eastAsia="Times New Roman" w:cs="Times New Roman"/>
                <w:color w:val="00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21B24" w14:textId="77777777" w:rsidR="008A73FF" w:rsidRDefault="008A73FF" w:rsidP="008A73FF">
            <w:pPr>
              <w:spacing w:before="120" w:after="120" w:line="312" w:lineRule="auto"/>
              <w:jc w:val="left"/>
              <w:rPr>
                <w:rFonts w:eastAsia="Times New Roman" w:cs="Times New Roman"/>
                <w:szCs w:val="26"/>
              </w:rPr>
            </w:pPr>
            <w:r>
              <w:rPr>
                <w:rFonts w:eastAsia="Times New Roman" w:cs="Times New Roman"/>
                <w:color w:val="000000"/>
                <w:szCs w:val="26"/>
              </w:rPr>
              <w:t>Yêu cầu tạo quỹ</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7FC04" w14:textId="77777777" w:rsidR="008A73FF" w:rsidRPr="001660FD" w:rsidRDefault="008A73FF" w:rsidP="008A73FF">
            <w:pPr>
              <w:pStyle w:val="cham"/>
              <w:rPr>
                <w:color w:val="000000"/>
              </w:rPr>
            </w:pPr>
            <w:r>
              <w:t>Cộng tác viên kế toán chọn tính năng “Thêm mới” quỹ điểm danh.</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BD7F5" w14:textId="77777777" w:rsidR="008A73FF" w:rsidRDefault="008A73FF" w:rsidP="008A73FF">
            <w:pPr>
              <w:spacing w:before="120" w:after="120" w:line="312" w:lineRule="auto"/>
              <w:jc w:val="left"/>
              <w:rPr>
                <w:rFonts w:eastAsia="Times New Roman" w:cs="Times New Roman"/>
                <w:szCs w:val="26"/>
              </w:rPr>
            </w:pPr>
            <w:r>
              <w:rPr>
                <w:rFonts w:eastAsia="Times New Roman" w:cs="Times New Roman"/>
                <w:szCs w:val="26"/>
              </w:rPr>
              <w:t>Cộng tác viên kế toán</w:t>
            </w:r>
          </w:p>
        </w:tc>
      </w:tr>
      <w:tr w:rsidR="008A73FF" w14:paraId="469EA2EE" w14:textId="77777777" w:rsidTr="008A73F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8352A" w14:textId="77777777" w:rsidR="008A73FF" w:rsidRDefault="008A73FF" w:rsidP="008A73FF">
            <w:pPr>
              <w:spacing w:before="120" w:after="120" w:line="312" w:lineRule="auto"/>
              <w:jc w:val="center"/>
              <w:rPr>
                <w:rFonts w:eastAsia="Times New Roman" w:cs="Times New Roman"/>
                <w:szCs w:val="26"/>
              </w:rPr>
            </w:pPr>
            <w:r>
              <w:rPr>
                <w:rFonts w:eastAsia="Times New Roman" w:cs="Times New Roman"/>
                <w:color w:val="00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C559D" w14:textId="77777777" w:rsidR="008A73FF" w:rsidRDefault="008A73FF" w:rsidP="008A73FF">
            <w:pPr>
              <w:spacing w:before="120" w:after="120" w:line="312" w:lineRule="auto"/>
              <w:jc w:val="left"/>
              <w:rPr>
                <w:rFonts w:eastAsia="Times New Roman" w:cs="Times New Roman"/>
                <w:szCs w:val="26"/>
              </w:rPr>
            </w:pPr>
            <w:r>
              <w:rPr>
                <w:rFonts w:eastAsia="Times New Roman" w:cs="Times New Roman"/>
                <w:color w:val="000000"/>
                <w:szCs w:val="26"/>
              </w:rPr>
              <w:t>Nhập thông tin</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D3B35" w14:textId="77777777" w:rsidR="008A73FF" w:rsidRPr="00394F8E" w:rsidRDefault="008A73FF" w:rsidP="008A73FF">
            <w:pPr>
              <w:pStyle w:val="cham"/>
              <w:rPr>
                <w:i/>
                <w:color w:val="000000"/>
              </w:rPr>
            </w:pPr>
            <w:r>
              <w:rPr>
                <w:color w:val="000000"/>
              </w:rPr>
              <w:t xml:space="preserve">Nhâp các thông tin bao gồm: </w:t>
            </w:r>
            <w:r w:rsidRPr="00394F8E">
              <w:rPr>
                <w:i/>
                <w:color w:val="000000"/>
              </w:rPr>
              <w:t>Tên tài khoản điểm danh,</w:t>
            </w:r>
          </w:p>
          <w:p w14:paraId="60452B8E" w14:textId="77777777" w:rsidR="008A73FF" w:rsidRPr="00394F8E" w:rsidRDefault="008A73FF" w:rsidP="008A73FF">
            <w:pPr>
              <w:pStyle w:val="cham"/>
              <w:rPr>
                <w:color w:val="000000"/>
              </w:rPr>
            </w:pPr>
            <w:r w:rsidRPr="00394F8E">
              <w:rPr>
                <w:i/>
                <w:color w:val="000000"/>
              </w:rPr>
              <w:t>Số tiền cho mỗi lượt điểm danh</w:t>
            </w:r>
            <w:r>
              <w:rPr>
                <w:i/>
                <w:color w:val="000000"/>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4D57B" w14:textId="77777777" w:rsidR="008A73FF" w:rsidRDefault="008A73FF" w:rsidP="008A73FF">
            <w:pPr>
              <w:spacing w:before="120" w:after="120" w:line="312" w:lineRule="auto"/>
              <w:jc w:val="left"/>
              <w:rPr>
                <w:rFonts w:eastAsia="Times New Roman" w:cs="Times New Roman"/>
                <w:szCs w:val="26"/>
              </w:rPr>
            </w:pPr>
            <w:r>
              <w:rPr>
                <w:rFonts w:eastAsia="Times New Roman" w:cs="Times New Roman"/>
                <w:szCs w:val="26"/>
              </w:rPr>
              <w:t>Cộng tác viên kế toán</w:t>
            </w:r>
          </w:p>
        </w:tc>
      </w:tr>
      <w:tr w:rsidR="008A73FF" w14:paraId="0083737E" w14:textId="77777777" w:rsidTr="008A73F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56BB" w14:textId="77777777" w:rsidR="008A73FF" w:rsidRDefault="008A73FF" w:rsidP="008A73FF">
            <w:pPr>
              <w:spacing w:before="120" w:after="120" w:line="312" w:lineRule="auto"/>
              <w:jc w:val="center"/>
              <w:rPr>
                <w:rFonts w:eastAsia="Times New Roman" w:cs="Times New Roman"/>
                <w:color w:val="000000"/>
                <w:szCs w:val="26"/>
              </w:rPr>
            </w:pPr>
            <w:r>
              <w:rPr>
                <w:rFonts w:eastAsia="Times New Roman" w:cs="Times New Roman"/>
                <w:color w:val="000000"/>
                <w:szCs w:val="26"/>
              </w:rPr>
              <w:lastRenderedPageBreak/>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52EB5" w14:textId="77777777" w:rsidR="008A73FF" w:rsidRDefault="008A73FF" w:rsidP="008A73FF">
            <w:pPr>
              <w:spacing w:before="120" w:after="120" w:line="312" w:lineRule="auto"/>
              <w:jc w:val="left"/>
              <w:rPr>
                <w:rFonts w:eastAsia="Times New Roman" w:cs="Times New Roman"/>
                <w:color w:val="000000"/>
                <w:szCs w:val="26"/>
              </w:rPr>
            </w:pPr>
            <w:r>
              <w:rPr>
                <w:rFonts w:eastAsia="Times New Roman" w:cs="Times New Roman"/>
                <w:color w:val="000000"/>
                <w:szCs w:val="26"/>
              </w:rPr>
              <w:t>Xác nhận thêm mới</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DA961" w14:textId="77777777" w:rsidR="008A73FF" w:rsidRDefault="008A73FF" w:rsidP="008A73FF">
            <w:pPr>
              <w:pStyle w:val="cham"/>
              <w:rPr>
                <w:color w:val="000000"/>
              </w:rPr>
            </w:pPr>
            <w:r>
              <w:rPr>
                <w:color w:val="000000"/>
              </w:rPr>
              <w:t>Cộng tác viên kế toán nhấn nút xác nhận thêm mới.</w:t>
            </w:r>
          </w:p>
          <w:p w14:paraId="5A8796A0" w14:textId="77777777" w:rsidR="008A73FF" w:rsidRDefault="008A73FF" w:rsidP="008A73FF">
            <w:pPr>
              <w:pStyle w:val="cham"/>
              <w:rPr>
                <w:color w:val="000000"/>
              </w:rPr>
            </w:pPr>
            <w:r>
              <w:rPr>
                <w:color w:val="000000"/>
              </w:rPr>
              <w:t>Hệ thống Small Giving gọi API (6.1) tạo tài khoản điểm danh mới.</w:t>
            </w:r>
          </w:p>
          <w:p w14:paraId="1EAA4E4B" w14:textId="77777777" w:rsidR="008A73FF" w:rsidRDefault="008A73FF" w:rsidP="008A73FF">
            <w:pPr>
              <w:pStyle w:val="cham"/>
              <w:rPr>
                <w:color w:val="000000"/>
              </w:rPr>
            </w:pPr>
            <w:r>
              <w:rPr>
                <w:color w:val="000000"/>
              </w:rPr>
              <w:t xml:space="preserve">Hệ thống Way4 thực hiện API (6.2) tạo tài khoản điểm danh mới. </w:t>
            </w:r>
          </w:p>
          <w:p w14:paraId="068A68BE" w14:textId="77777777" w:rsidR="008A73FF" w:rsidRPr="00394F8E" w:rsidRDefault="008A73FF" w:rsidP="008A73FF">
            <w:pPr>
              <w:pStyle w:val="cham"/>
              <w:rPr>
                <w:color w:val="000000"/>
              </w:rPr>
            </w:pPr>
            <w:r>
              <w:rPr>
                <w:color w:val="000000"/>
              </w:rPr>
              <w:t>Hệ thống Small Giving trả về thông báo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0FE2B" w14:textId="77777777" w:rsidR="008A73FF" w:rsidRDefault="008A73FF" w:rsidP="008A73FF">
            <w:pPr>
              <w:keepNext/>
              <w:spacing w:before="120" w:after="120" w:line="312" w:lineRule="auto"/>
              <w:jc w:val="left"/>
              <w:rPr>
                <w:rFonts w:eastAsia="Times New Roman" w:cs="Times New Roman"/>
                <w:szCs w:val="26"/>
              </w:rPr>
            </w:pPr>
            <w:r>
              <w:rPr>
                <w:rFonts w:eastAsia="Times New Roman" w:cs="Times New Roman"/>
                <w:szCs w:val="26"/>
              </w:rPr>
              <w:t>Cộng tác viên kế toán, Small Giving, Way4</w:t>
            </w:r>
          </w:p>
        </w:tc>
      </w:tr>
    </w:tbl>
    <w:p w14:paraId="4DF26145" w14:textId="77777777" w:rsidR="008A73FF" w:rsidRPr="008A73FF" w:rsidRDefault="008A73FF" w:rsidP="008A73FF">
      <w:pPr>
        <w:pStyle w:val="Caption1"/>
      </w:pPr>
      <w:r>
        <w:t>Bảng 2.</w:t>
      </w:r>
      <w:r w:rsidR="00B42907">
        <w:rPr>
          <w:noProof/>
        </w:rPr>
        <w:fldChar w:fldCharType="begin"/>
      </w:r>
      <w:r w:rsidR="00B42907">
        <w:rPr>
          <w:noProof/>
        </w:rPr>
        <w:instrText xml:space="preserve"> SEQ Bảng \* ARABIC </w:instrText>
      </w:r>
      <w:r w:rsidR="00B42907">
        <w:rPr>
          <w:noProof/>
        </w:rPr>
        <w:fldChar w:fldCharType="separate"/>
      </w:r>
      <w:r>
        <w:rPr>
          <w:noProof/>
        </w:rPr>
        <w:t>8</w:t>
      </w:r>
      <w:r w:rsidR="00B42907">
        <w:rPr>
          <w:noProof/>
        </w:rPr>
        <w:fldChar w:fldCharType="end"/>
      </w:r>
      <w:r>
        <w:t>: Đặc tả các bước trong quy trình tạo quỹ điểm danh.</w:t>
      </w:r>
    </w:p>
    <w:p w14:paraId="668A6C42" w14:textId="77777777" w:rsidR="008A73FF" w:rsidRPr="008A73FF" w:rsidRDefault="008A73FF" w:rsidP="008A73FF">
      <w:pPr>
        <w:pStyle w:val="thongthuong"/>
        <w:rPr>
          <w:b/>
          <w:i/>
        </w:rPr>
      </w:pPr>
      <w:r>
        <w:tab/>
      </w:r>
      <w:r w:rsidRPr="008A73FF">
        <w:rPr>
          <w:b/>
          <w:i/>
        </w:rPr>
        <w:t>2.3.7. Quy trình thực hiện điểm danh</w:t>
      </w:r>
    </w:p>
    <w:p w14:paraId="6767FD43" w14:textId="77777777" w:rsidR="001846F9" w:rsidRDefault="001846F9" w:rsidP="001846F9">
      <w:pPr>
        <w:ind w:left="1440"/>
        <w:rPr>
          <w:i/>
        </w:rPr>
      </w:pPr>
      <w:r w:rsidRPr="001846F9">
        <w:rPr>
          <w:i/>
        </w:rPr>
        <w:t>2.3.</w:t>
      </w:r>
      <w:r w:rsidR="008A73FF">
        <w:rPr>
          <w:i/>
        </w:rPr>
        <w:t>7</w:t>
      </w:r>
      <w:r w:rsidRPr="001846F9">
        <w:rPr>
          <w:i/>
        </w:rPr>
        <w:t>.1. Luồng quy trình</w:t>
      </w:r>
    </w:p>
    <w:p w14:paraId="1B6BD2A7" w14:textId="77777777" w:rsidR="00436A34" w:rsidRDefault="008A73FF" w:rsidP="008A73FF">
      <w:pPr>
        <w:keepNext/>
        <w:jc w:val="center"/>
      </w:pPr>
      <w:ins w:id="39" w:author="HONGPHAN" w:date="2020-04-25T01:31:00Z">
        <w:r>
          <w:rPr>
            <w:rFonts w:cs="Times New Roman"/>
            <w:noProof/>
            <w:szCs w:val="26"/>
          </w:rPr>
          <w:drawing>
            <wp:inline distT="0" distB="0" distL="0" distR="0" wp14:anchorId="204D1AB0" wp14:editId="4905A362">
              <wp:extent cx="5233012" cy="4315973"/>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ực hiện điểm danh v6.png"/>
                      <pic:cNvPicPr/>
                    </pic:nvPicPr>
                    <pic:blipFill>
                      <a:blip r:embed="rId22">
                        <a:extLst>
                          <a:ext uri="{28A0092B-C50C-407E-A947-70E740481C1C}">
                            <a14:useLocalDpi xmlns:a14="http://schemas.microsoft.com/office/drawing/2010/main" val="0"/>
                          </a:ext>
                        </a:extLst>
                      </a:blip>
                      <a:stretch>
                        <a:fillRect/>
                      </a:stretch>
                    </pic:blipFill>
                    <pic:spPr>
                      <a:xfrm>
                        <a:off x="0" y="0"/>
                        <a:ext cx="5240607" cy="4322237"/>
                      </a:xfrm>
                      <a:prstGeom prst="rect">
                        <a:avLst/>
                      </a:prstGeom>
                    </pic:spPr>
                  </pic:pic>
                </a:graphicData>
              </a:graphic>
            </wp:inline>
          </w:drawing>
        </w:r>
      </w:ins>
    </w:p>
    <w:p w14:paraId="127D05F2" w14:textId="77777777" w:rsidR="003221F2" w:rsidRDefault="00436A34" w:rsidP="00436A34">
      <w:pPr>
        <w:pStyle w:val="Caption1"/>
      </w:pPr>
      <w:bookmarkStart w:id="40" w:name="_Toc38145549"/>
      <w:r>
        <w:t>Hình 2.</w:t>
      </w:r>
      <w:r w:rsidR="008A73FF">
        <w:rPr>
          <w:noProof/>
        </w:rPr>
        <w:t>11</w:t>
      </w:r>
      <w:r>
        <w:t>: Quy trình</w:t>
      </w:r>
      <w:r w:rsidR="008A73FF">
        <w:t xml:space="preserve"> thực hiện</w:t>
      </w:r>
      <w:r>
        <w:t xml:space="preserve"> điểm danh.</w:t>
      </w:r>
      <w:bookmarkEnd w:id="40"/>
    </w:p>
    <w:p w14:paraId="6159CE02" w14:textId="77777777" w:rsidR="001846F9" w:rsidRDefault="001846F9" w:rsidP="001846F9">
      <w:pPr>
        <w:ind w:left="720" w:firstLine="720"/>
        <w:rPr>
          <w:i/>
        </w:rPr>
      </w:pPr>
      <w:r w:rsidRPr="001846F9">
        <w:rPr>
          <w:i/>
        </w:rPr>
        <w:t>2.3.</w:t>
      </w:r>
      <w:r w:rsidR="008A73FF">
        <w:rPr>
          <w:i/>
        </w:rPr>
        <w:t>7</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512207" w14:paraId="3A918391"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10C4D"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lastRenderedPageBreak/>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1BD30"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3C4C3"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03D03" w14:textId="77777777" w:rsidR="00512207" w:rsidRDefault="00512207"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512207" w14:paraId="461E8792" w14:textId="77777777" w:rsidTr="00512207">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12598" w14:textId="77777777" w:rsidR="00512207" w:rsidRDefault="00512207" w:rsidP="00D23EB7">
            <w:pPr>
              <w:spacing w:before="120" w:after="120" w:line="312" w:lineRule="auto"/>
              <w:jc w:val="center"/>
              <w:rPr>
                <w:rFonts w:eastAsia="Times New Roman" w:cs="Times New Roman"/>
                <w:szCs w:val="26"/>
              </w:rPr>
            </w:pPr>
            <w:r>
              <w:rPr>
                <w:rFonts w:eastAsia="Times New Roman" w:cs="Times New Roman"/>
                <w:color w:val="00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C22D8" w14:textId="77777777" w:rsidR="00512207" w:rsidRDefault="008A73FF" w:rsidP="00D23EB7">
            <w:pPr>
              <w:spacing w:before="120" w:after="120" w:line="312" w:lineRule="auto"/>
              <w:jc w:val="left"/>
              <w:rPr>
                <w:rFonts w:eastAsia="Times New Roman" w:cs="Times New Roman"/>
                <w:szCs w:val="26"/>
              </w:rPr>
            </w:pPr>
            <w:r>
              <w:rPr>
                <w:rFonts w:eastAsia="Times New Roman" w:cs="Times New Roman"/>
                <w:color w:val="000000"/>
                <w:szCs w:val="26"/>
              </w:rPr>
              <w:t>Yêu cầu điểm danh</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17E3A" w14:textId="77777777" w:rsidR="008A73FF" w:rsidRPr="00D963C2" w:rsidRDefault="008A73FF" w:rsidP="008A73FF">
            <w:pPr>
              <w:numPr>
                <w:ilvl w:val="0"/>
                <w:numId w:val="8"/>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szCs w:val="26"/>
              </w:rPr>
              <w:t>Nhà hảo tâm chọn tính năng “Điểm danh”</w:t>
            </w:r>
          </w:p>
          <w:p w14:paraId="32A45508" w14:textId="77777777" w:rsidR="008A73FF" w:rsidRDefault="008A73FF" w:rsidP="008A73FF">
            <w:pPr>
              <w:numPr>
                <w:ilvl w:val="0"/>
                <w:numId w:val="8"/>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szCs w:val="26"/>
              </w:rPr>
              <w:t>Hệ thống Way4 thực hiện API (7.1) kiểm tra dữ liệu điểm danh trong ngày (mỗi ngày nhà hảo tâm chỉ được điểm danh một lần)</w:t>
            </w:r>
          </w:p>
          <w:p w14:paraId="655EE534" w14:textId="77777777" w:rsidR="008A73FF" w:rsidRDefault="008A73FF" w:rsidP="008A73FF">
            <w:pPr>
              <w:numPr>
                <w:ilvl w:val="0"/>
                <w:numId w:val="8"/>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color w:val="000000"/>
                <w:szCs w:val="26"/>
              </w:rPr>
              <w:t xml:space="preserve"> N</w:t>
            </w:r>
            <w:r w:rsidRPr="00D963C2">
              <w:rPr>
                <w:rFonts w:eastAsia="Times New Roman" w:cs="Times New Roman"/>
                <w:color w:val="000000"/>
                <w:szCs w:val="26"/>
              </w:rPr>
              <w:t>ếu đã tồn tại</w:t>
            </w:r>
            <w:r>
              <w:rPr>
                <w:rFonts w:eastAsia="Times New Roman" w:cs="Times New Roman"/>
                <w:color w:val="000000"/>
                <w:szCs w:val="26"/>
              </w:rPr>
              <w:t xml:space="preserve"> giao dịch</w:t>
            </w:r>
            <w:r w:rsidRPr="00D963C2">
              <w:rPr>
                <w:rFonts w:eastAsia="Times New Roman" w:cs="Times New Roman"/>
                <w:color w:val="000000"/>
                <w:szCs w:val="26"/>
              </w:rPr>
              <w:t xml:space="preserve"> hệ thống trả về thông báo “Hôm nay bạn đã điểm danh”</w:t>
            </w:r>
            <w:r>
              <w:rPr>
                <w:rFonts w:eastAsia="Times New Roman" w:cs="Times New Roman"/>
                <w:color w:val="000000"/>
                <w:szCs w:val="26"/>
              </w:rPr>
              <w:t>. N</w:t>
            </w:r>
            <w:r w:rsidRPr="00D963C2">
              <w:rPr>
                <w:rFonts w:eastAsia="Times New Roman" w:cs="Times New Roman"/>
                <w:color w:val="000000"/>
                <w:szCs w:val="26"/>
              </w:rPr>
              <w:t xml:space="preserve">ếu chưa </w:t>
            </w:r>
            <w:r>
              <w:rPr>
                <w:rFonts w:eastAsia="Times New Roman" w:cs="Times New Roman"/>
                <w:color w:val="000000"/>
                <w:szCs w:val="26"/>
              </w:rPr>
              <w:t>tồn tại giao dịch,</w:t>
            </w:r>
            <w:r w:rsidRPr="00D963C2">
              <w:rPr>
                <w:rFonts w:eastAsia="Times New Roman" w:cs="Times New Roman"/>
                <w:color w:val="000000"/>
                <w:szCs w:val="26"/>
              </w:rPr>
              <w:t xml:space="preserve"> hệ thống</w:t>
            </w:r>
            <w:r>
              <w:rPr>
                <w:rFonts w:eastAsia="Times New Roman" w:cs="Times New Roman"/>
                <w:color w:val="000000"/>
                <w:szCs w:val="26"/>
              </w:rPr>
              <w:t xml:space="preserve"> Small Giving gọi API (7.2) lấy thông tin số dư từ hệ thống Way4 để</w:t>
            </w:r>
            <w:r w:rsidRPr="00D963C2">
              <w:rPr>
                <w:rFonts w:eastAsia="Times New Roman" w:cs="Times New Roman"/>
                <w:color w:val="000000"/>
                <w:szCs w:val="26"/>
              </w:rPr>
              <w:t xml:space="preserve"> kiểm tra số dư của quỹ điểm danh</w:t>
            </w:r>
          </w:p>
          <w:p w14:paraId="048BD8CE" w14:textId="77777777" w:rsidR="008A73FF" w:rsidRPr="001A3C1A" w:rsidRDefault="008A73FF" w:rsidP="008A73FF">
            <w:pPr>
              <w:numPr>
                <w:ilvl w:val="0"/>
                <w:numId w:val="8"/>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color w:val="000000"/>
                <w:szCs w:val="26"/>
              </w:rPr>
              <w:t>N</w:t>
            </w:r>
            <w:r w:rsidRPr="00D963C2">
              <w:rPr>
                <w:rFonts w:eastAsia="Times New Roman" w:cs="Times New Roman"/>
                <w:color w:val="000000"/>
                <w:szCs w:val="26"/>
              </w:rPr>
              <w:t xml:space="preserve">ếu </w:t>
            </w:r>
            <w:r>
              <w:rPr>
                <w:rFonts w:eastAsia="Times New Roman" w:cs="Times New Roman"/>
                <w:color w:val="000000"/>
                <w:szCs w:val="26"/>
              </w:rPr>
              <w:t>số dư không còn</w:t>
            </w:r>
            <w:r w:rsidRPr="00D963C2">
              <w:rPr>
                <w:rFonts w:eastAsia="Times New Roman" w:cs="Times New Roman"/>
                <w:color w:val="000000"/>
                <w:szCs w:val="26"/>
              </w:rPr>
              <w:t xml:space="preserve">, hệ thống trả về thông báo “Tài khoản điểm danh không còn”. Nếu còn, </w:t>
            </w:r>
            <w:r>
              <w:rPr>
                <w:rFonts w:eastAsia="Times New Roman" w:cs="Times New Roman"/>
                <w:szCs w:val="26"/>
              </w:rPr>
              <w:t>hệ thống Small Giving chuyển lệnh chuyển tiền cho hệ thống Way4.</w:t>
            </w:r>
          </w:p>
          <w:p w14:paraId="0409134F" w14:textId="77777777" w:rsidR="008A73FF" w:rsidRDefault="008A73FF" w:rsidP="008A73FF">
            <w:pPr>
              <w:numPr>
                <w:ilvl w:val="0"/>
                <w:numId w:val="8"/>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color w:val="000000"/>
                <w:szCs w:val="26"/>
              </w:rPr>
              <w:t>Hệ thống Way4 thực hiện API (7.3) chuyển tiền điểm danh.</w:t>
            </w:r>
          </w:p>
          <w:p w14:paraId="6B366137" w14:textId="77777777" w:rsidR="00512207" w:rsidRPr="001660FD" w:rsidRDefault="008A73FF" w:rsidP="008A73FF">
            <w:pPr>
              <w:pStyle w:val="cham"/>
              <w:rPr>
                <w:color w:val="000000"/>
              </w:rPr>
            </w:pPr>
            <w:r>
              <w:t>Hệ thống Small Giving trả về thông báo “Điểm danh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C5891" w14:textId="77777777" w:rsidR="00512207" w:rsidRDefault="008A73FF" w:rsidP="00D23EB7">
            <w:pPr>
              <w:spacing w:before="120" w:after="120" w:line="312" w:lineRule="auto"/>
              <w:jc w:val="left"/>
              <w:rPr>
                <w:rFonts w:eastAsia="Times New Roman" w:cs="Times New Roman"/>
                <w:szCs w:val="26"/>
              </w:rPr>
            </w:pPr>
            <w:r>
              <w:rPr>
                <w:rFonts w:eastAsia="Times New Roman" w:cs="Times New Roman"/>
                <w:szCs w:val="26"/>
              </w:rPr>
              <w:t>Nhà hảo tâm, Small Giving, Way4</w:t>
            </w:r>
          </w:p>
        </w:tc>
      </w:tr>
    </w:tbl>
    <w:p w14:paraId="1C43BE2A" w14:textId="77777777" w:rsidR="006E45C1" w:rsidRPr="00512207" w:rsidRDefault="00E52A43" w:rsidP="00512207">
      <w:pPr>
        <w:pStyle w:val="Caption1"/>
      </w:pPr>
      <w:bookmarkStart w:id="41" w:name="_Toc38309977"/>
      <w:r w:rsidRPr="00512207">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9</w:t>
      </w:r>
      <w:r w:rsidR="001C6E58">
        <w:rPr>
          <w:noProof/>
        </w:rPr>
        <w:fldChar w:fldCharType="end"/>
      </w:r>
      <w:r w:rsidRPr="00512207">
        <w:t>: Đặc tả</w:t>
      </w:r>
      <w:r w:rsidR="00243E38">
        <w:t xml:space="preserve"> các bước trong</w:t>
      </w:r>
      <w:r w:rsidRPr="00512207">
        <w:t xml:space="preserve"> quy trình điểm danh.</w:t>
      </w:r>
      <w:bookmarkEnd w:id="41"/>
    </w:p>
    <w:p w14:paraId="6DE307BA"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42" w:name="_Toc38143556"/>
      <w:r w:rsidRPr="001846F9">
        <w:rPr>
          <w:rFonts w:ascii="Times New Roman" w:hAnsi="Times New Roman" w:cs="Times New Roman"/>
          <w:b/>
          <w:i/>
          <w:color w:val="auto"/>
          <w:sz w:val="26"/>
          <w:szCs w:val="26"/>
        </w:rPr>
        <w:t>2.3.</w:t>
      </w:r>
      <w:r w:rsidR="008A73FF">
        <w:rPr>
          <w:rFonts w:ascii="Times New Roman" w:hAnsi="Times New Roman" w:cs="Times New Roman"/>
          <w:b/>
          <w:i/>
          <w:color w:val="auto"/>
          <w:sz w:val="26"/>
          <w:szCs w:val="26"/>
        </w:rPr>
        <w:t>8</w:t>
      </w:r>
      <w:r w:rsidRPr="001846F9">
        <w:rPr>
          <w:rFonts w:ascii="Times New Roman" w:hAnsi="Times New Roman" w:cs="Times New Roman"/>
          <w:b/>
          <w:i/>
          <w:color w:val="auto"/>
          <w:sz w:val="26"/>
          <w:szCs w:val="26"/>
        </w:rPr>
        <w:t>. Quy trình đăng tải khảo sát</w:t>
      </w:r>
      <w:bookmarkEnd w:id="42"/>
    </w:p>
    <w:p w14:paraId="39AC6CCC" w14:textId="77777777" w:rsidR="001846F9" w:rsidRDefault="001846F9" w:rsidP="001846F9">
      <w:pPr>
        <w:ind w:left="1440"/>
        <w:rPr>
          <w:i/>
        </w:rPr>
      </w:pPr>
      <w:r w:rsidRPr="001846F9">
        <w:rPr>
          <w:i/>
        </w:rPr>
        <w:t>2.3.</w:t>
      </w:r>
      <w:r w:rsidR="008A73FF">
        <w:rPr>
          <w:i/>
        </w:rPr>
        <w:t>8</w:t>
      </w:r>
      <w:r w:rsidRPr="001846F9">
        <w:rPr>
          <w:i/>
        </w:rPr>
        <w:t>.1. Luồng quy trình</w:t>
      </w:r>
    </w:p>
    <w:p w14:paraId="26D69C43" w14:textId="77777777" w:rsidR="00436A34" w:rsidRDefault="008A73FF" w:rsidP="008A73FF">
      <w:pPr>
        <w:keepNext/>
        <w:jc w:val="center"/>
      </w:pPr>
      <w:r>
        <w:rPr>
          <w:rFonts w:eastAsia="Times New Roman" w:cs="Times New Roman"/>
          <w:noProof/>
          <w:color w:val="000000"/>
          <w:szCs w:val="26"/>
        </w:rPr>
        <w:lastRenderedPageBreak/>
        <w:drawing>
          <wp:inline distT="0" distB="0" distL="0" distR="0" wp14:anchorId="7859D172" wp14:editId="28C5035E">
            <wp:extent cx="3683883" cy="4589318"/>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đăng tải khảo sát -fn.png"/>
                    <pic:cNvPicPr/>
                  </pic:nvPicPr>
                  <pic:blipFill>
                    <a:blip r:embed="rId23">
                      <a:extLst>
                        <a:ext uri="{28A0092B-C50C-407E-A947-70E740481C1C}">
                          <a14:useLocalDpi xmlns:a14="http://schemas.microsoft.com/office/drawing/2010/main" val="0"/>
                        </a:ext>
                      </a:extLst>
                    </a:blip>
                    <a:stretch>
                      <a:fillRect/>
                    </a:stretch>
                  </pic:blipFill>
                  <pic:spPr>
                    <a:xfrm>
                      <a:off x="0" y="0"/>
                      <a:ext cx="3696412" cy="4604926"/>
                    </a:xfrm>
                    <a:prstGeom prst="rect">
                      <a:avLst/>
                    </a:prstGeom>
                  </pic:spPr>
                </pic:pic>
              </a:graphicData>
            </a:graphic>
          </wp:inline>
        </w:drawing>
      </w:r>
    </w:p>
    <w:p w14:paraId="12357B21" w14:textId="77777777" w:rsidR="003221F2" w:rsidRDefault="00436A34" w:rsidP="00436A34">
      <w:pPr>
        <w:pStyle w:val="Caption1"/>
      </w:pPr>
      <w:bookmarkStart w:id="43" w:name="_Toc38145550"/>
      <w:r>
        <w:t>Hình 2.</w:t>
      </w:r>
      <w:r w:rsidR="008A73FF">
        <w:rPr>
          <w:noProof/>
        </w:rPr>
        <w:t>12</w:t>
      </w:r>
      <w:r>
        <w:t>: Quy trình đăng tải khảo sát.</w:t>
      </w:r>
      <w:bookmarkEnd w:id="43"/>
    </w:p>
    <w:p w14:paraId="28C14ABA" w14:textId="77777777" w:rsidR="001846F9" w:rsidRDefault="001846F9" w:rsidP="001846F9">
      <w:pPr>
        <w:ind w:left="720" w:firstLine="720"/>
        <w:rPr>
          <w:i/>
        </w:rPr>
      </w:pPr>
      <w:r w:rsidRPr="001846F9">
        <w:rPr>
          <w:i/>
        </w:rPr>
        <w:t>2.3.</w:t>
      </w:r>
      <w:r w:rsidR="008A73FF">
        <w:rPr>
          <w:i/>
        </w:rPr>
        <w:t>8</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708"/>
        <w:gridCol w:w="5670"/>
        <w:gridCol w:w="1276"/>
      </w:tblGrid>
      <w:tr w:rsidR="00084C61" w14:paraId="6E529155"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C7BB8"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2F385"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51F91"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8C6E1"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084C61" w14:paraId="58436BF0"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E63C9" w14:textId="77777777" w:rsidR="00084C61" w:rsidRDefault="00084C61" w:rsidP="00D23EB7">
            <w:pPr>
              <w:spacing w:before="120" w:after="120" w:line="312" w:lineRule="auto"/>
              <w:jc w:val="center"/>
              <w:rPr>
                <w:rFonts w:eastAsia="Times New Roman" w:cs="Times New Roman"/>
                <w:szCs w:val="26"/>
              </w:rPr>
            </w:pPr>
            <w:r>
              <w:rPr>
                <w:rFonts w:eastAsia="Times New Roman" w:cs="Times New Roman"/>
                <w:szCs w:val="26"/>
              </w:rPr>
              <w:t>1</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043E" w14:textId="77777777" w:rsidR="00084C61" w:rsidRDefault="00084C61" w:rsidP="007E1B19">
            <w:pPr>
              <w:spacing w:before="120" w:after="120" w:line="312" w:lineRule="auto"/>
              <w:jc w:val="left"/>
              <w:rPr>
                <w:rFonts w:eastAsia="Times New Roman" w:cs="Times New Roman"/>
                <w:color w:val="000000"/>
                <w:szCs w:val="26"/>
              </w:rPr>
            </w:pPr>
            <w:r>
              <w:rPr>
                <w:rFonts w:eastAsia="Times New Roman" w:cs="Times New Roman"/>
                <w:szCs w:val="26"/>
              </w:rPr>
              <w:t>Nhậ</w:t>
            </w:r>
            <w:r w:rsidR="007E1B19">
              <w:rPr>
                <w:rFonts w:eastAsia="Times New Roman" w:cs="Times New Roman"/>
                <w:szCs w:val="26"/>
              </w:rPr>
              <w:t>n câu hỏi khảo sát</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A797F" w14:textId="77777777" w:rsidR="00084C61" w:rsidRDefault="00084C61" w:rsidP="00D23EB7">
            <w:pPr>
              <w:pStyle w:val="cham"/>
            </w:pPr>
            <w:r>
              <w:t>Cộng tác viên viết bài liên hệ với nhà tài trợ để nhận danh sách câu hỏi khảo sát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3AEBE"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Cộng tác viên viết bài</w:t>
            </w:r>
          </w:p>
        </w:tc>
      </w:tr>
      <w:tr w:rsidR="00084C61" w14:paraId="256913B8"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0C9E1"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szCs w:val="26"/>
              </w:rPr>
              <w:t>2</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D8199" w14:textId="77777777" w:rsidR="00084C61" w:rsidRDefault="00084C61"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Tạo biểu mẫu khảo sát</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1A1A7" w14:textId="77777777" w:rsidR="00084C61" w:rsidRDefault="007E1B19" w:rsidP="00D23EB7">
            <w:pPr>
              <w:pStyle w:val="cham"/>
              <w:rPr>
                <w:color w:val="000000"/>
              </w:rPr>
            </w:pPr>
            <w:r>
              <w:t>Cộng tác viên viết bài</w:t>
            </w:r>
            <w:r>
              <w:rPr>
                <w:color w:val="000000"/>
              </w:rPr>
              <w:t xml:space="preserve"> tiến hành tạo một biểu mẫu khảo sát online, chia sẻ link khảo sát với </w:t>
            </w:r>
            <w:r>
              <w:lastRenderedPageBreak/>
              <w:t>nhà tài trợ và chỉnh sửa nếu có yêu cầu thay đổi từ nhà tài trợ.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339B2" w14:textId="77777777" w:rsidR="00084C61" w:rsidRDefault="00084C61" w:rsidP="00D23EB7">
            <w:pPr>
              <w:spacing w:before="120" w:after="120" w:line="312" w:lineRule="auto"/>
              <w:jc w:val="left"/>
              <w:rPr>
                <w:rFonts w:eastAsia="Times New Roman" w:cs="Times New Roman"/>
                <w:color w:val="000000"/>
                <w:szCs w:val="26"/>
              </w:rPr>
            </w:pPr>
            <w:r>
              <w:rPr>
                <w:rFonts w:eastAsia="Times New Roman" w:cs="Times New Roman"/>
                <w:szCs w:val="26"/>
              </w:rPr>
              <w:lastRenderedPageBreak/>
              <w:t>Cộng tác viên viết bài</w:t>
            </w:r>
          </w:p>
        </w:tc>
      </w:tr>
      <w:tr w:rsidR="00084C61" w14:paraId="4E0C001C"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63A35"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szCs w:val="26"/>
              </w:rPr>
              <w:t>3</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3DE38"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Yêu cầu thêm mới tài khoản khảo sát</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0D174" w14:textId="77777777" w:rsidR="00084C61" w:rsidRDefault="007E1B19" w:rsidP="00D23EB7">
            <w:pPr>
              <w:pStyle w:val="cham"/>
              <w:rPr>
                <w:color w:val="000000"/>
              </w:rPr>
            </w:pPr>
            <w:r>
              <w:rPr>
                <w:color w:val="000000"/>
              </w:rPr>
              <w:t>Cộng tác viên viết bài chọn tính năng thêm mới khảo sát.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01115" w14:textId="77777777" w:rsidR="00084C61" w:rsidRDefault="00084C61" w:rsidP="00D23EB7">
            <w:pPr>
              <w:spacing w:before="120" w:after="120" w:line="312" w:lineRule="auto"/>
              <w:jc w:val="left"/>
              <w:rPr>
                <w:rFonts w:eastAsia="Times New Roman" w:cs="Times New Roman"/>
                <w:color w:val="000000"/>
                <w:szCs w:val="26"/>
              </w:rPr>
            </w:pPr>
            <w:r>
              <w:rPr>
                <w:rFonts w:eastAsia="Times New Roman" w:cs="Times New Roman"/>
                <w:szCs w:val="26"/>
              </w:rPr>
              <w:t>Cộng tác viên viết bài</w:t>
            </w:r>
          </w:p>
        </w:tc>
      </w:tr>
      <w:tr w:rsidR="00084C61" w14:paraId="545E877C"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D15D4"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szCs w:val="26"/>
              </w:rPr>
              <w:t>4</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B2FD3"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Nhập nội dung</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661E9" w14:textId="77777777" w:rsidR="00084C61" w:rsidRDefault="007E1B19" w:rsidP="00D23EB7">
            <w:pPr>
              <w:pStyle w:val="cham"/>
            </w:pPr>
            <w:r>
              <w:t>Cộng tác viên kế toán</w:t>
            </w:r>
            <w:r>
              <w:rPr>
                <w:color w:val="000000"/>
              </w:rPr>
              <w:t xml:space="preserve"> nhập liệu các thông tin cho khảo sát bao gồm: </w:t>
            </w:r>
            <w:r w:rsidRPr="00310C8E">
              <w:rPr>
                <w:i/>
              </w:rPr>
              <w:t>Tên khảo sát</w:t>
            </w:r>
            <w:r>
              <w:rPr>
                <w:i/>
              </w:rPr>
              <w:t xml:space="preserve">, </w:t>
            </w:r>
            <w:r w:rsidRPr="00310C8E">
              <w:rPr>
                <w:i/>
              </w:rPr>
              <w:t>Thời gian bắt đầu</w:t>
            </w:r>
            <w:r>
              <w:rPr>
                <w:i/>
              </w:rPr>
              <w:t xml:space="preserve">, </w:t>
            </w:r>
            <w:r w:rsidRPr="00310C8E">
              <w:rPr>
                <w:i/>
              </w:rPr>
              <w:t>Thời gian kết thúc</w:t>
            </w:r>
            <w:r>
              <w:rPr>
                <w:i/>
              </w:rPr>
              <w:t xml:space="preserve">, </w:t>
            </w:r>
            <w:r w:rsidRPr="00310C8E">
              <w:rPr>
                <w:i/>
              </w:rPr>
              <w:t>Số tiền cho</w:t>
            </w:r>
            <w:r>
              <w:rPr>
                <w:i/>
              </w:rPr>
              <w:t xml:space="preserve"> mỗi lượt</w:t>
            </w:r>
            <w:r w:rsidRPr="00310C8E">
              <w:rPr>
                <w:i/>
              </w:rPr>
              <w:t xml:space="preserve"> khảo sát</w:t>
            </w:r>
            <w:r>
              <w:rPr>
                <w:i/>
              </w:rPr>
              <w:t xml:space="preserve">, Tổng tiền khảo sát, </w:t>
            </w:r>
            <w:r w:rsidRPr="00310C8E">
              <w:rPr>
                <w:i/>
              </w:rPr>
              <w:t>Link khảo sát</w:t>
            </w:r>
            <w:r>
              <w:rPr>
                <w:i/>
              </w:rPr>
              <w:t xml:space="preserve">, </w:t>
            </w:r>
            <w:r w:rsidRPr="00310C8E">
              <w:rPr>
                <w:i/>
              </w:rPr>
              <w:t>Nhà tài trợ</w:t>
            </w:r>
            <w:r>
              <w:rPr>
                <w:i/>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DA38" w14:textId="77777777" w:rsidR="00084C61" w:rsidRDefault="00084C61" w:rsidP="00D23EB7">
            <w:pPr>
              <w:spacing w:before="120" w:after="120" w:line="312" w:lineRule="auto"/>
              <w:jc w:val="left"/>
              <w:rPr>
                <w:rFonts w:eastAsia="Times New Roman" w:cs="Times New Roman"/>
                <w:color w:val="000000"/>
                <w:szCs w:val="26"/>
              </w:rPr>
            </w:pPr>
            <w:r>
              <w:rPr>
                <w:rFonts w:eastAsia="Times New Roman" w:cs="Times New Roman"/>
                <w:szCs w:val="26"/>
              </w:rPr>
              <w:t>Cộng tác viên viết bài</w:t>
            </w:r>
          </w:p>
        </w:tc>
      </w:tr>
      <w:tr w:rsidR="00084C61" w14:paraId="0C687F08"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084AD"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szCs w:val="26"/>
              </w:rPr>
              <w:t>5</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EB883"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Xác nhận đăng tải khảo sát</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675C" w14:textId="77777777" w:rsidR="007E1B19" w:rsidRDefault="007E1B19" w:rsidP="007E1B19">
            <w:pPr>
              <w:pStyle w:val="cham"/>
              <w:rPr>
                <w:color w:val="000000"/>
              </w:rPr>
            </w:pPr>
            <w:r>
              <w:rPr>
                <w:color w:val="000000"/>
              </w:rPr>
              <w:t>C</w:t>
            </w:r>
            <w:r>
              <w:t>ộng tác viên viết bài nhấn nút xác nhận đăng tải.</w:t>
            </w:r>
          </w:p>
          <w:p w14:paraId="19EF123C" w14:textId="77777777" w:rsidR="007E1B19" w:rsidRDefault="007E1B19" w:rsidP="007E1B19">
            <w:pPr>
              <w:pStyle w:val="cham"/>
            </w:pPr>
            <w:r w:rsidRPr="005F2A7C">
              <w:t>Hệ thống</w:t>
            </w:r>
            <w:r>
              <w:t xml:space="preserve"> Small Giving</w:t>
            </w:r>
            <w:r w:rsidRPr="005F2A7C">
              <w:t xml:space="preserve"> gọi API</w:t>
            </w:r>
            <w:r>
              <w:t xml:space="preserve"> (8.1) thực hiện tạo tài khoản khảo sát mới.</w:t>
            </w:r>
          </w:p>
          <w:p w14:paraId="039B4B29" w14:textId="77777777" w:rsidR="007E1B19" w:rsidRDefault="007E1B19" w:rsidP="007E1B19">
            <w:pPr>
              <w:pStyle w:val="cham"/>
            </w:pPr>
            <w:r>
              <w:t>Hệ thống Way4 thực hiện API (8.2) tạo tài khoản khảo sát mới.</w:t>
            </w:r>
          </w:p>
          <w:p w14:paraId="779F22AE" w14:textId="77777777" w:rsidR="00084C61" w:rsidRPr="00310C8E" w:rsidRDefault="007E1B19" w:rsidP="007E1B19">
            <w:pPr>
              <w:pStyle w:val="cham"/>
            </w:pPr>
            <w:r>
              <w:t>Hệ thống Small Giving gọi API (8.3) hiển thị các thông tin</w:t>
            </w:r>
            <w:r w:rsidRPr="005F2A7C">
              <w:t xml:space="preserve"> </w:t>
            </w:r>
            <w:r>
              <w:t>khảo sát trên trang “Làm khảo sát”.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275A8"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szCs w:val="26"/>
              </w:rPr>
              <w:t>Cộng tác viên viết bài, Small Gving, Way4</w:t>
            </w:r>
          </w:p>
        </w:tc>
      </w:tr>
    </w:tbl>
    <w:p w14:paraId="1FDE16F2" w14:textId="77777777" w:rsidR="006E45C1" w:rsidRPr="00084C61" w:rsidRDefault="00E52A43" w:rsidP="00084C61">
      <w:pPr>
        <w:pStyle w:val="Caption1"/>
      </w:pPr>
      <w:r w:rsidRPr="00084C61">
        <w:t xml:space="preserve">Bảng </w:t>
      </w:r>
      <w:r w:rsidR="0070044E">
        <w:t>2.</w:t>
      </w:r>
      <w:r w:rsidR="006266FE">
        <w:t>10</w:t>
      </w:r>
      <w:r w:rsidRPr="00084C61">
        <w:t>: Đặc tả</w:t>
      </w:r>
      <w:r w:rsidR="00243E38">
        <w:t xml:space="preserve"> các bước trong</w:t>
      </w:r>
      <w:r w:rsidRPr="00084C61">
        <w:t xml:space="preserve"> quy trình đăng tải khảo sát.</w:t>
      </w:r>
    </w:p>
    <w:p w14:paraId="26230EDE"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44" w:name="_Toc38143557"/>
      <w:r w:rsidRPr="001846F9">
        <w:rPr>
          <w:rFonts w:ascii="Times New Roman" w:hAnsi="Times New Roman" w:cs="Times New Roman"/>
          <w:b/>
          <w:i/>
          <w:color w:val="auto"/>
          <w:sz w:val="26"/>
          <w:szCs w:val="26"/>
        </w:rPr>
        <w:t>2.3.</w:t>
      </w:r>
      <w:r w:rsidR="007E1B19">
        <w:rPr>
          <w:rFonts w:ascii="Times New Roman" w:hAnsi="Times New Roman" w:cs="Times New Roman"/>
          <w:b/>
          <w:i/>
          <w:color w:val="auto"/>
          <w:sz w:val="26"/>
          <w:szCs w:val="26"/>
        </w:rPr>
        <w:t>9</w:t>
      </w:r>
      <w:r w:rsidRPr="001846F9">
        <w:rPr>
          <w:rFonts w:ascii="Times New Roman" w:hAnsi="Times New Roman" w:cs="Times New Roman"/>
          <w:b/>
          <w:i/>
          <w:color w:val="auto"/>
          <w:sz w:val="26"/>
          <w:szCs w:val="26"/>
        </w:rPr>
        <w:t>. Quy trình thực hiện khảo sát</w:t>
      </w:r>
      <w:bookmarkEnd w:id="44"/>
    </w:p>
    <w:p w14:paraId="29FE2308" w14:textId="77777777" w:rsidR="001846F9" w:rsidRDefault="001846F9" w:rsidP="001846F9">
      <w:pPr>
        <w:ind w:left="1440"/>
        <w:rPr>
          <w:i/>
        </w:rPr>
      </w:pPr>
      <w:r w:rsidRPr="001846F9">
        <w:rPr>
          <w:i/>
        </w:rPr>
        <w:t>2.3.</w:t>
      </w:r>
      <w:r w:rsidR="007E1B19">
        <w:rPr>
          <w:i/>
        </w:rPr>
        <w:t>9</w:t>
      </w:r>
      <w:r w:rsidRPr="001846F9">
        <w:rPr>
          <w:i/>
        </w:rPr>
        <w:t>.1. Luồng quy trình</w:t>
      </w:r>
    </w:p>
    <w:p w14:paraId="1592AF38" w14:textId="77777777" w:rsidR="00436A34" w:rsidRDefault="007E1B19" w:rsidP="007E1B19">
      <w:pPr>
        <w:keepNext/>
        <w:jc w:val="center"/>
      </w:pPr>
      <w:ins w:id="45" w:author="HONGPHAN" w:date="2020-04-23T12:38:00Z">
        <w:r>
          <w:rPr>
            <w:noProof/>
          </w:rPr>
          <w:lastRenderedPageBreak/>
          <w:drawing>
            <wp:inline distT="0" distB="0" distL="0" distR="0" wp14:anchorId="291EF7DB" wp14:editId="241743B5">
              <wp:extent cx="4400900" cy="428376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ực hiện khảo sát v2.png"/>
                      <pic:cNvPicPr/>
                    </pic:nvPicPr>
                    <pic:blipFill>
                      <a:blip r:embed="rId24">
                        <a:extLst>
                          <a:ext uri="{28A0092B-C50C-407E-A947-70E740481C1C}">
                            <a14:useLocalDpi xmlns:a14="http://schemas.microsoft.com/office/drawing/2010/main" val="0"/>
                          </a:ext>
                        </a:extLst>
                      </a:blip>
                      <a:stretch>
                        <a:fillRect/>
                      </a:stretch>
                    </pic:blipFill>
                    <pic:spPr>
                      <a:xfrm>
                        <a:off x="0" y="0"/>
                        <a:ext cx="4408293" cy="4290961"/>
                      </a:xfrm>
                      <a:prstGeom prst="rect">
                        <a:avLst/>
                      </a:prstGeom>
                    </pic:spPr>
                  </pic:pic>
                </a:graphicData>
              </a:graphic>
            </wp:inline>
          </w:drawing>
        </w:r>
      </w:ins>
    </w:p>
    <w:p w14:paraId="3758AB7F" w14:textId="77777777" w:rsidR="003221F2" w:rsidRDefault="00436A34" w:rsidP="00436A34">
      <w:pPr>
        <w:pStyle w:val="Caption1"/>
      </w:pPr>
      <w:bookmarkStart w:id="46" w:name="_Toc38145551"/>
      <w:r>
        <w:t>Hình 2.</w:t>
      </w:r>
      <w:r w:rsidR="007E1B19">
        <w:rPr>
          <w:noProof/>
        </w:rPr>
        <w:t>13</w:t>
      </w:r>
      <w:r>
        <w:t>: Quy trình thực hiện khảo sát.</w:t>
      </w:r>
      <w:bookmarkEnd w:id="46"/>
    </w:p>
    <w:p w14:paraId="5FB7EACC" w14:textId="77777777" w:rsidR="00084C61" w:rsidRDefault="001846F9" w:rsidP="00084C61">
      <w:pPr>
        <w:ind w:left="720" w:firstLine="720"/>
        <w:rPr>
          <w:i/>
        </w:rPr>
      </w:pPr>
      <w:r w:rsidRPr="001846F9">
        <w:rPr>
          <w:i/>
        </w:rPr>
        <w:t>2.3.</w:t>
      </w:r>
      <w:r w:rsidR="007E1B19">
        <w:rPr>
          <w:i/>
        </w:rPr>
        <w:t>9</w:t>
      </w:r>
      <w:r w:rsidRPr="001846F9">
        <w:rPr>
          <w:i/>
        </w:rPr>
        <w:t>.2. Đặc tả chi tiết</w:t>
      </w:r>
    </w:p>
    <w:tbl>
      <w:tblPr>
        <w:tblW w:w="9204"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276"/>
      </w:tblGrid>
      <w:tr w:rsidR="00084C61" w14:paraId="091B1826"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76EC6"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17386"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9D477"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8AB94"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084C61" w14:paraId="66B9DF92"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A12F0" w14:textId="77777777" w:rsidR="00084C61" w:rsidRDefault="00084C61" w:rsidP="00D23EB7">
            <w:pPr>
              <w:spacing w:before="120" w:after="120" w:line="312" w:lineRule="auto"/>
              <w:jc w:val="center"/>
              <w:rPr>
                <w:rFonts w:eastAsia="Times New Roman" w:cs="Times New Roman"/>
                <w:szCs w:val="26"/>
              </w:rPr>
            </w:pPr>
            <w:r>
              <w:rPr>
                <w:rFonts w:eastAsia="Times New Roman" w:cs="Times New Roman"/>
                <w:color w:val="00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576AD"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color w:val="000000"/>
                <w:szCs w:val="26"/>
              </w:rPr>
              <w:t>Lựa chọn khảo sát</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69D7E" w14:textId="77777777" w:rsidR="007E1B19" w:rsidRDefault="007E1B19" w:rsidP="007E1B19">
            <w:pPr>
              <w:pStyle w:val="cham"/>
            </w:pPr>
            <w:r>
              <w:t>Nhà hảo tâm chọn tính năng “Thực hiện khảo sát” (chỉ hiện ra những khảo sát chưa kết thúc và những khảo sát mà người dùng chưa click).</w:t>
            </w:r>
          </w:p>
          <w:p w14:paraId="25A4D207" w14:textId="77777777" w:rsidR="00084C61" w:rsidRDefault="007E1B19" w:rsidP="007E1B19">
            <w:pPr>
              <w:pStyle w:val="cham"/>
            </w:pPr>
            <w:r>
              <w:rPr>
                <w:color w:val="000000"/>
              </w:rPr>
              <w:t>Hệ thống Small Giving lấy ra thông tin của khảo sát được chọn.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A158F" w14:textId="77777777" w:rsidR="00084C61" w:rsidRDefault="007E1B19" w:rsidP="00D23EB7">
            <w:pPr>
              <w:spacing w:before="120" w:after="120" w:line="312" w:lineRule="auto"/>
              <w:jc w:val="left"/>
              <w:rPr>
                <w:rFonts w:eastAsia="Times New Roman" w:cs="Times New Roman"/>
                <w:szCs w:val="26"/>
              </w:rPr>
            </w:pPr>
            <w:r>
              <w:rPr>
                <w:rFonts w:eastAsia="Times New Roman" w:cs="Times New Roman"/>
                <w:szCs w:val="26"/>
              </w:rPr>
              <w:t>Nhà hảo tâm, Small Giving</w:t>
            </w:r>
          </w:p>
        </w:tc>
      </w:tr>
      <w:tr w:rsidR="00084C61" w14:paraId="3896AA85"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2CEF7" w14:textId="77777777" w:rsidR="00084C61" w:rsidRDefault="00084C61" w:rsidP="00D23EB7">
            <w:pPr>
              <w:spacing w:before="120" w:after="120" w:line="312" w:lineRule="auto"/>
              <w:jc w:val="center"/>
              <w:rPr>
                <w:rFonts w:eastAsia="Times New Roman" w:cs="Times New Roman"/>
                <w:szCs w:val="26"/>
              </w:rPr>
            </w:pPr>
            <w:r>
              <w:rPr>
                <w:rFonts w:eastAsia="Times New Roman" w:cs="Times New Roman"/>
                <w:color w:val="00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A94EC"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color w:val="000000"/>
                <w:szCs w:val="26"/>
              </w:rPr>
              <w:t>Thực hiện khảo sát</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00E9B" w14:textId="77777777" w:rsidR="00084C61" w:rsidRPr="00CA615A" w:rsidRDefault="007E1B19" w:rsidP="00D23EB7">
            <w:pPr>
              <w:pStyle w:val="cham"/>
            </w:pPr>
            <w:r>
              <w:t>Nhà hảo tâm</w:t>
            </w:r>
            <w:r>
              <w:rPr>
                <w:color w:val="000000"/>
              </w:rPr>
              <w:t xml:space="preserve"> truy cập link để điền các câu hỏi khảo sát trên google biểu mẫu.</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D273B"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r w:rsidR="00084C61" w14:paraId="2C2852B1"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890FA" w14:textId="77777777" w:rsidR="00084C61" w:rsidRDefault="00084C61" w:rsidP="00D23EB7">
            <w:pPr>
              <w:spacing w:before="120" w:after="120" w:line="312" w:lineRule="auto"/>
              <w:jc w:val="center"/>
              <w:rPr>
                <w:rFonts w:eastAsia="Times New Roman" w:cs="Times New Roman"/>
                <w:szCs w:val="26"/>
              </w:rPr>
            </w:pPr>
            <w:r>
              <w:rPr>
                <w:rFonts w:eastAsia="Times New Roman" w:cs="Times New Roman"/>
                <w:color w:val="000000"/>
                <w:szCs w:val="26"/>
              </w:rPr>
              <w:lastRenderedPageBreak/>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E866F" w14:textId="77777777" w:rsidR="00084C61" w:rsidRDefault="007E1B19" w:rsidP="00D23EB7">
            <w:pPr>
              <w:spacing w:before="120" w:after="120" w:line="312" w:lineRule="auto"/>
              <w:jc w:val="left"/>
              <w:rPr>
                <w:rFonts w:eastAsia="Times New Roman" w:cs="Times New Roman"/>
                <w:szCs w:val="26"/>
              </w:rPr>
            </w:pPr>
            <w:r>
              <w:rPr>
                <w:rFonts w:eastAsia="Times New Roman" w:cs="Times New Roman"/>
                <w:color w:val="000000"/>
                <w:szCs w:val="26"/>
              </w:rPr>
              <w:t>Gửi khảo sát</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83255" w14:textId="77777777" w:rsidR="007E1B19" w:rsidRPr="002C1934" w:rsidRDefault="007E1B19" w:rsidP="007E1B19">
            <w:pPr>
              <w:numPr>
                <w:ilvl w:val="0"/>
                <w:numId w:val="9"/>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color w:val="000000"/>
                <w:szCs w:val="26"/>
              </w:rPr>
              <w:t>Nhà hảo tâm gửi khảo sát.</w:t>
            </w:r>
          </w:p>
          <w:p w14:paraId="10AFB0D6" w14:textId="77777777" w:rsidR="007E1B19" w:rsidRDefault="007E1B19" w:rsidP="007E1B19">
            <w:pPr>
              <w:numPr>
                <w:ilvl w:val="0"/>
                <w:numId w:val="9"/>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szCs w:val="26"/>
              </w:rPr>
              <w:t>Cộng tác viên kế toán</w:t>
            </w:r>
            <w:r>
              <w:rPr>
                <w:rFonts w:eastAsia="Times New Roman" w:cs="Times New Roman"/>
                <w:color w:val="000000"/>
                <w:szCs w:val="26"/>
              </w:rPr>
              <w:t xml:space="preserve"> kiểm tra tính hoàn thiện của khảo sát mà n</w:t>
            </w:r>
            <w:r>
              <w:rPr>
                <w:rFonts w:eastAsia="Times New Roman" w:cs="Times New Roman"/>
                <w:szCs w:val="26"/>
              </w:rPr>
              <w:t>hà hảo tâm</w:t>
            </w:r>
            <w:r>
              <w:rPr>
                <w:rFonts w:eastAsia="Times New Roman" w:cs="Times New Roman"/>
                <w:color w:val="000000"/>
                <w:szCs w:val="26"/>
              </w:rPr>
              <w:t xml:space="preserve"> vừa làm, sẽ có 2 trường hợp xảy ra:</w:t>
            </w:r>
          </w:p>
          <w:p w14:paraId="3F1FBFEF" w14:textId="77777777" w:rsidR="007E1B19" w:rsidRDefault="007E1B19" w:rsidP="007E1B19">
            <w:pPr>
              <w:numPr>
                <w:ilvl w:val="0"/>
                <w:numId w:val="17"/>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color w:val="000000"/>
                <w:szCs w:val="26"/>
              </w:rPr>
              <w:t>Bài khảo sát chưa hoàn chỉnh: Chuyển sang bước 4.</w:t>
            </w:r>
          </w:p>
          <w:p w14:paraId="40130486" w14:textId="77777777" w:rsidR="00084C61" w:rsidRPr="007E1B19" w:rsidRDefault="007E1B19" w:rsidP="007E1B19">
            <w:pPr>
              <w:numPr>
                <w:ilvl w:val="0"/>
                <w:numId w:val="17"/>
              </w:numPr>
              <w:pBdr>
                <w:top w:val="nil"/>
                <w:left w:val="nil"/>
                <w:bottom w:val="nil"/>
                <w:right w:val="nil"/>
                <w:between w:val="nil"/>
              </w:pBdr>
              <w:spacing w:after="0" w:line="312" w:lineRule="auto"/>
              <w:rPr>
                <w:rFonts w:eastAsia="Times New Roman" w:cs="Times New Roman"/>
                <w:color w:val="000000"/>
                <w:szCs w:val="26"/>
              </w:rPr>
            </w:pPr>
            <w:r w:rsidRPr="007E1B19">
              <w:rPr>
                <w:rFonts w:eastAsia="Times New Roman" w:cs="Times New Roman"/>
                <w:color w:val="000000"/>
                <w:szCs w:val="26"/>
              </w:rPr>
              <w:t>Bài khảo sát hoàn chỉnh: Chuyển sang bước 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15435"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Cộng tác viên kế toán</w:t>
            </w:r>
          </w:p>
        </w:tc>
      </w:tr>
      <w:tr w:rsidR="00084C61" w14:paraId="07624902"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9172F"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color w:val="000000"/>
                <w:szCs w:val="26"/>
              </w:rPr>
              <w:t>4</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B3978"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Thực hiện hủy bỏ</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890CE" w14:textId="77777777" w:rsidR="007E1B19" w:rsidRDefault="007E1B19" w:rsidP="007E1B19">
            <w:pPr>
              <w:pStyle w:val="cham"/>
            </w:pPr>
            <w:r>
              <w:t>Cộng tác viên kế toán chọn tính năng “Hủy bỏ”.</w:t>
            </w:r>
          </w:p>
          <w:p w14:paraId="5237EB01" w14:textId="77777777" w:rsidR="00084C61" w:rsidRDefault="007E1B19" w:rsidP="007E1B19">
            <w:pPr>
              <w:pStyle w:val="cham"/>
            </w:pPr>
            <w:r>
              <w:t>Hệ thống tự động xóa thông tin đã gọi ra khỏi danh sách.</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F59BC" w14:textId="77777777" w:rsidR="00084C61" w:rsidRDefault="00084C61" w:rsidP="00D23EB7">
            <w:pPr>
              <w:spacing w:before="120" w:after="120" w:line="312" w:lineRule="auto"/>
              <w:jc w:val="left"/>
              <w:rPr>
                <w:rFonts w:eastAsia="Times New Roman" w:cs="Times New Roman"/>
                <w:color w:val="000000"/>
                <w:szCs w:val="26"/>
              </w:rPr>
            </w:pPr>
            <w:r>
              <w:rPr>
                <w:rFonts w:eastAsia="Times New Roman" w:cs="Times New Roman"/>
                <w:szCs w:val="26"/>
              </w:rPr>
              <w:t>Cộng tác viên kế toán</w:t>
            </w:r>
          </w:p>
        </w:tc>
      </w:tr>
      <w:tr w:rsidR="00084C61" w14:paraId="7771B290"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77EAF"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color w:val="000000"/>
                <w:szCs w:val="26"/>
              </w:rPr>
              <w:t>5</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3D8D1"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Thực hiện chuyển tiền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18A36" w14:textId="77777777" w:rsidR="007E1B19" w:rsidRDefault="007E1B19" w:rsidP="007E1B19">
            <w:pPr>
              <w:pStyle w:val="cham"/>
            </w:pPr>
            <w:r>
              <w:t>Cộng tác viên kế toán chọn tính năng “Chấp nhận”.</w:t>
            </w:r>
          </w:p>
          <w:p w14:paraId="342033FA" w14:textId="77777777" w:rsidR="007E1B19" w:rsidRDefault="007E1B19" w:rsidP="007E1B19">
            <w:pPr>
              <w:pStyle w:val="cham"/>
            </w:pPr>
            <w:r w:rsidRPr="00B1124A">
              <w:t>Hệ thống</w:t>
            </w:r>
            <w:r>
              <w:t xml:space="preserve"> Small Giving</w:t>
            </w:r>
            <w:r w:rsidRPr="00B1124A">
              <w:t xml:space="preserve"> </w:t>
            </w:r>
            <w:r>
              <w:t>chuyển lệnh chuyển tiền cho hệ thống Way4.</w:t>
            </w:r>
          </w:p>
          <w:p w14:paraId="5276C91F" w14:textId="77777777" w:rsidR="007E1B19" w:rsidRDefault="007E1B19" w:rsidP="007E1B19">
            <w:pPr>
              <w:pStyle w:val="cham"/>
            </w:pPr>
            <w:r>
              <w:t>Hệ thống Way4 thực hiện API (9.1) chuyển tiền cho nhà hảo tâm.</w:t>
            </w:r>
          </w:p>
          <w:p w14:paraId="320E9928" w14:textId="77777777" w:rsidR="00084C61" w:rsidRPr="0015121E" w:rsidRDefault="007E1B19" w:rsidP="007E1B19">
            <w:pPr>
              <w:pStyle w:val="cham"/>
            </w:pPr>
            <w:r w:rsidRPr="00B1124A">
              <w:t>Hệ thống</w:t>
            </w:r>
            <w:r>
              <w:t xml:space="preserve"> Small Giving trả về thông báo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666C6"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szCs w:val="26"/>
              </w:rPr>
              <w:t>Cộng tác viên kế toán, Small Giving, Way4</w:t>
            </w:r>
          </w:p>
        </w:tc>
      </w:tr>
    </w:tbl>
    <w:p w14:paraId="5FDC293C" w14:textId="77777777" w:rsidR="006E45C1" w:rsidRPr="00084C61" w:rsidRDefault="00E52A43" w:rsidP="00084C61">
      <w:pPr>
        <w:pStyle w:val="Caption1"/>
      </w:pPr>
      <w:bookmarkStart w:id="47" w:name="_Toc38309978"/>
      <w:r w:rsidRPr="00084C61">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1</w:t>
      </w:r>
      <w:r w:rsidR="007E1B19">
        <w:rPr>
          <w:noProof/>
        </w:rPr>
        <w:t>1</w:t>
      </w:r>
      <w:r w:rsidR="001C6E58">
        <w:rPr>
          <w:noProof/>
        </w:rPr>
        <w:fldChar w:fldCharType="end"/>
      </w:r>
      <w:r w:rsidRPr="00084C61">
        <w:t>: Đặc tả</w:t>
      </w:r>
      <w:r w:rsidR="00243E38">
        <w:t xml:space="preserve"> các bước trong</w:t>
      </w:r>
      <w:r w:rsidRPr="00084C61">
        <w:t xml:space="preserve"> quy trình thực hiện khảo sát.</w:t>
      </w:r>
      <w:bookmarkEnd w:id="47"/>
    </w:p>
    <w:p w14:paraId="1C26C46E"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48" w:name="_Toc38143558"/>
      <w:r w:rsidRPr="001846F9">
        <w:rPr>
          <w:rFonts w:ascii="Times New Roman" w:hAnsi="Times New Roman" w:cs="Times New Roman"/>
          <w:b/>
          <w:i/>
          <w:color w:val="auto"/>
          <w:sz w:val="26"/>
          <w:szCs w:val="26"/>
        </w:rPr>
        <w:t>2.3.</w:t>
      </w:r>
      <w:r w:rsidR="007E1B19">
        <w:rPr>
          <w:rFonts w:ascii="Times New Roman" w:hAnsi="Times New Roman" w:cs="Times New Roman"/>
          <w:b/>
          <w:i/>
          <w:color w:val="auto"/>
          <w:sz w:val="26"/>
          <w:szCs w:val="26"/>
        </w:rPr>
        <w:t>10</w:t>
      </w:r>
      <w:r w:rsidRPr="001846F9">
        <w:rPr>
          <w:rFonts w:ascii="Times New Roman" w:hAnsi="Times New Roman" w:cs="Times New Roman"/>
          <w:b/>
          <w:i/>
          <w:color w:val="auto"/>
          <w:sz w:val="26"/>
          <w:szCs w:val="26"/>
        </w:rPr>
        <w:t>. Quy trình đăng tải hoạt động thiện nguyện</w:t>
      </w:r>
      <w:bookmarkEnd w:id="48"/>
    </w:p>
    <w:p w14:paraId="164A7D71" w14:textId="77777777" w:rsidR="001846F9" w:rsidRDefault="001846F9" w:rsidP="001846F9">
      <w:pPr>
        <w:ind w:left="1440"/>
        <w:rPr>
          <w:i/>
        </w:rPr>
      </w:pPr>
      <w:r w:rsidRPr="001846F9">
        <w:rPr>
          <w:i/>
        </w:rPr>
        <w:t>2.3.</w:t>
      </w:r>
      <w:r w:rsidR="007E1B19">
        <w:rPr>
          <w:i/>
        </w:rPr>
        <w:t>10</w:t>
      </w:r>
      <w:r w:rsidRPr="001846F9">
        <w:rPr>
          <w:i/>
        </w:rPr>
        <w:t>.1. Luồng quy trình</w:t>
      </w:r>
    </w:p>
    <w:p w14:paraId="42BB047C" w14:textId="77777777" w:rsidR="00436A34" w:rsidRDefault="007E1B19" w:rsidP="007E1B19">
      <w:pPr>
        <w:keepNext/>
        <w:jc w:val="center"/>
      </w:pPr>
      <w:r>
        <w:rPr>
          <w:noProof/>
        </w:rPr>
        <w:lastRenderedPageBreak/>
        <w:drawing>
          <wp:inline distT="0" distB="0" distL="0" distR="0" wp14:anchorId="2B8D449B" wp14:editId="658DBD95">
            <wp:extent cx="3637915" cy="407766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đăng tải hoạt động.png"/>
                    <pic:cNvPicPr/>
                  </pic:nvPicPr>
                  <pic:blipFill>
                    <a:blip r:embed="rId25">
                      <a:extLst>
                        <a:ext uri="{28A0092B-C50C-407E-A947-70E740481C1C}">
                          <a14:useLocalDpi xmlns:a14="http://schemas.microsoft.com/office/drawing/2010/main" val="0"/>
                        </a:ext>
                      </a:extLst>
                    </a:blip>
                    <a:stretch>
                      <a:fillRect/>
                    </a:stretch>
                  </pic:blipFill>
                  <pic:spPr>
                    <a:xfrm>
                      <a:off x="0" y="0"/>
                      <a:ext cx="3642630" cy="4082948"/>
                    </a:xfrm>
                    <a:prstGeom prst="rect">
                      <a:avLst/>
                    </a:prstGeom>
                  </pic:spPr>
                </pic:pic>
              </a:graphicData>
            </a:graphic>
          </wp:inline>
        </w:drawing>
      </w:r>
    </w:p>
    <w:p w14:paraId="1BA7D7E0" w14:textId="77777777" w:rsidR="003221F2" w:rsidRDefault="00436A34" w:rsidP="00436A34">
      <w:pPr>
        <w:pStyle w:val="Caption1"/>
      </w:pPr>
      <w:bookmarkStart w:id="49" w:name="_Toc38145552"/>
      <w:r>
        <w:t>Hình 2.</w:t>
      </w:r>
      <w:r w:rsidR="007E1B19">
        <w:rPr>
          <w:noProof/>
        </w:rPr>
        <w:t>14</w:t>
      </w:r>
      <w:r>
        <w:t>: Quy trình đăng tải hoạt động thiện nguyện.</w:t>
      </w:r>
      <w:bookmarkEnd w:id="49"/>
    </w:p>
    <w:p w14:paraId="11116327" w14:textId="77777777" w:rsidR="001846F9" w:rsidRDefault="001846F9" w:rsidP="001846F9">
      <w:pPr>
        <w:ind w:left="720" w:firstLine="720"/>
        <w:rPr>
          <w:i/>
        </w:rPr>
      </w:pPr>
      <w:r w:rsidRPr="001846F9">
        <w:rPr>
          <w:i/>
        </w:rPr>
        <w:t>2.3.</w:t>
      </w:r>
      <w:r w:rsidR="007E1B19">
        <w:rPr>
          <w:i/>
        </w:rPr>
        <w:t>10</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566"/>
        <w:gridCol w:w="5670"/>
        <w:gridCol w:w="1418"/>
      </w:tblGrid>
      <w:tr w:rsidR="00084C61" w14:paraId="5E9549B5"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57A2D"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CF43A"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233C9"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949EA"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084C61" w14:paraId="5702D585"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98B55"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szCs w:val="26"/>
              </w:rPr>
              <w:t>1</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308E7" w14:textId="77777777" w:rsidR="00084C61" w:rsidRDefault="007E1B19" w:rsidP="007E1B19">
            <w:pPr>
              <w:spacing w:before="120" w:after="120" w:line="312" w:lineRule="auto"/>
              <w:jc w:val="left"/>
              <w:rPr>
                <w:rFonts w:eastAsia="Times New Roman" w:cs="Times New Roman"/>
                <w:color w:val="000000"/>
                <w:szCs w:val="26"/>
              </w:rPr>
            </w:pPr>
            <w:r>
              <w:rPr>
                <w:rFonts w:eastAsia="Times New Roman" w:cs="Times New Roman"/>
                <w:color w:val="000000"/>
                <w:szCs w:val="26"/>
              </w:rPr>
              <w:t>Thu thập thông tin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97BA2" w14:textId="77777777" w:rsidR="00084C61" w:rsidRDefault="00084C61" w:rsidP="00D23EB7">
            <w:pPr>
              <w:pStyle w:val="cham"/>
            </w:pPr>
            <w:r w:rsidRPr="00611B01">
              <w:t>Cộng tác viên viết bài</w:t>
            </w:r>
            <w:r>
              <w:t xml:space="preserve"> </w:t>
            </w:r>
            <w:r w:rsidRPr="00611B01">
              <w:t>liên hệ hoặc tới tận nơi để thu thập các hình ảnh, video, thông tin chính xác về cá nhân và tổ chức cần giúp đỡ</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8B70B" w14:textId="77777777" w:rsidR="00084C61" w:rsidRDefault="00084C61" w:rsidP="00D23EB7">
            <w:pPr>
              <w:spacing w:before="120" w:after="120" w:line="312" w:lineRule="auto"/>
              <w:jc w:val="left"/>
              <w:rPr>
                <w:rFonts w:eastAsia="Times New Roman" w:cs="Times New Roman"/>
                <w:color w:val="000000"/>
                <w:szCs w:val="26"/>
              </w:rPr>
            </w:pPr>
            <w:r>
              <w:rPr>
                <w:rFonts w:eastAsia="Times New Roman" w:cs="Times New Roman"/>
                <w:szCs w:val="26"/>
              </w:rPr>
              <w:t>Cộng tác viên viết bài</w:t>
            </w:r>
          </w:p>
        </w:tc>
      </w:tr>
      <w:tr w:rsidR="00084C61" w14:paraId="17D92DB8"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635D2"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szCs w:val="26"/>
              </w:rPr>
              <w:t>2</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7F59" w14:textId="77777777" w:rsidR="00084C61" w:rsidRDefault="00084C61"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Yêu cầu tạo mới</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14CCE" w14:textId="77777777" w:rsidR="00084C61" w:rsidRDefault="00084C61" w:rsidP="00D23EB7">
            <w:pPr>
              <w:pStyle w:val="cham"/>
            </w:pPr>
            <w:r>
              <w:t>Cộng tác viên viết bài chọn tính năng “Thêm mới” hoạt động thiện nguyện.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C3BA6" w14:textId="77777777" w:rsidR="00084C61" w:rsidRDefault="00084C61" w:rsidP="00D23EB7">
            <w:pPr>
              <w:spacing w:before="120" w:after="120" w:line="312" w:lineRule="auto"/>
              <w:jc w:val="left"/>
              <w:rPr>
                <w:rFonts w:eastAsia="Times New Roman" w:cs="Times New Roman"/>
                <w:color w:val="000000"/>
                <w:szCs w:val="26"/>
              </w:rPr>
            </w:pPr>
            <w:r>
              <w:rPr>
                <w:rFonts w:eastAsia="Times New Roman" w:cs="Times New Roman"/>
                <w:szCs w:val="26"/>
              </w:rPr>
              <w:t>Cộng tác viên viết bài</w:t>
            </w:r>
          </w:p>
        </w:tc>
      </w:tr>
      <w:tr w:rsidR="00084C61" w14:paraId="0B94A1DA"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B9A3A" w14:textId="77777777" w:rsidR="00084C61" w:rsidRDefault="00084C61" w:rsidP="00D23EB7">
            <w:pPr>
              <w:spacing w:before="120" w:after="120" w:line="312" w:lineRule="auto"/>
              <w:jc w:val="center"/>
              <w:rPr>
                <w:rFonts w:eastAsia="Times New Roman" w:cs="Times New Roman"/>
                <w:szCs w:val="26"/>
              </w:rPr>
            </w:pPr>
            <w:r>
              <w:rPr>
                <w:rFonts w:eastAsia="Times New Roman" w:cs="Times New Roman"/>
                <w:color w:val="000000"/>
                <w:szCs w:val="26"/>
              </w:rPr>
              <w:lastRenderedPageBreak/>
              <w:t>3</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86742" w14:textId="77777777" w:rsidR="00084C61" w:rsidRDefault="00084C61" w:rsidP="007E1B19">
            <w:pPr>
              <w:spacing w:before="120" w:after="120" w:line="312" w:lineRule="auto"/>
              <w:jc w:val="left"/>
              <w:rPr>
                <w:rFonts w:eastAsia="Times New Roman" w:cs="Times New Roman"/>
                <w:szCs w:val="26"/>
              </w:rPr>
            </w:pPr>
            <w:r>
              <w:rPr>
                <w:rFonts w:eastAsia="Times New Roman" w:cs="Times New Roman"/>
                <w:color w:val="000000"/>
                <w:szCs w:val="26"/>
              </w:rPr>
              <w:t xml:space="preserve">Nhập </w:t>
            </w:r>
            <w:r w:rsidR="007E1B19">
              <w:rPr>
                <w:rFonts w:eastAsia="Times New Roman" w:cs="Times New Roman"/>
                <w:color w:val="000000"/>
                <w:szCs w:val="26"/>
              </w:rPr>
              <w:t>thông tin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0DB1" w14:textId="77777777" w:rsidR="00084C61" w:rsidRPr="00CA615A" w:rsidRDefault="007E1B19" w:rsidP="00D23EB7">
            <w:pPr>
              <w:pStyle w:val="cham"/>
            </w:pPr>
            <w:r>
              <w:t>N</w:t>
            </w:r>
            <w:r w:rsidRPr="00611B01">
              <w:rPr>
                <w:color w:val="000000"/>
              </w:rPr>
              <w:t xml:space="preserve">hập liệu </w:t>
            </w:r>
            <w:r>
              <w:rPr>
                <w:color w:val="000000"/>
              </w:rPr>
              <w:t xml:space="preserve">các </w:t>
            </w:r>
            <w:r w:rsidRPr="00611B01">
              <w:rPr>
                <w:color w:val="000000"/>
              </w:rPr>
              <w:t xml:space="preserve">thông tin </w:t>
            </w:r>
            <w:r w:rsidRPr="00611B01">
              <w:t>hoạt động thiện nguyện</w:t>
            </w:r>
            <w:r w:rsidRPr="00611B01">
              <w:rPr>
                <w:color w:val="000000"/>
              </w:rPr>
              <w:t xml:space="preserve"> bao g</w:t>
            </w:r>
            <w:r w:rsidRPr="00611B01">
              <w:t>ồm:</w:t>
            </w:r>
            <w:r>
              <w:t xml:space="preserve"> </w:t>
            </w:r>
            <w:r w:rsidRPr="00CA615A">
              <w:rPr>
                <w:i/>
              </w:rPr>
              <w:t>Tên hoạt động</w:t>
            </w:r>
            <w:r>
              <w:rPr>
                <w:i/>
              </w:rPr>
              <w:t>,</w:t>
            </w:r>
            <w:r w:rsidRPr="00CA615A">
              <w:rPr>
                <w:i/>
              </w:rPr>
              <w:t xml:space="preserve"> Địa chỉ</w:t>
            </w:r>
            <w:r>
              <w:rPr>
                <w:i/>
              </w:rPr>
              <w:t xml:space="preserve">, </w:t>
            </w:r>
            <w:r w:rsidRPr="00CA615A">
              <w:rPr>
                <w:i/>
              </w:rPr>
              <w:t>Hình ảnh/Video</w:t>
            </w:r>
            <w:r>
              <w:rPr>
                <w:i/>
              </w:rPr>
              <w:t>,</w:t>
            </w:r>
            <w:r w:rsidRPr="00CA615A">
              <w:rPr>
                <w:i/>
              </w:rPr>
              <w:t xml:space="preserve"> Dự kiến chi</w:t>
            </w:r>
            <w:r>
              <w:rPr>
                <w:i/>
              </w:rPr>
              <w:t xml:space="preserve">, </w:t>
            </w:r>
            <w:r w:rsidRPr="00CA615A">
              <w:rPr>
                <w:i/>
              </w:rPr>
              <w:t>Thời gian bắt đầu</w:t>
            </w:r>
            <w:r>
              <w:rPr>
                <w:i/>
              </w:rPr>
              <w:t xml:space="preserve">, </w:t>
            </w:r>
            <w:r w:rsidRPr="00CA615A">
              <w:rPr>
                <w:i/>
              </w:rPr>
              <w:t>Thời gian kết thúc</w:t>
            </w:r>
            <w:r>
              <w:rPr>
                <w:i/>
              </w:rPr>
              <w:t>, Nội dung.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0316B"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Cộng tác viên viết bài</w:t>
            </w:r>
          </w:p>
        </w:tc>
      </w:tr>
      <w:tr w:rsidR="00084C61" w14:paraId="1E392F2E"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1E2B6" w14:textId="77777777" w:rsidR="00084C61" w:rsidRDefault="00084C61" w:rsidP="00D23EB7">
            <w:pPr>
              <w:spacing w:before="120" w:after="120" w:line="312" w:lineRule="auto"/>
              <w:jc w:val="center"/>
              <w:rPr>
                <w:rFonts w:eastAsia="Times New Roman" w:cs="Times New Roman"/>
                <w:color w:val="000000"/>
                <w:szCs w:val="26"/>
              </w:rPr>
            </w:pPr>
            <w:r>
              <w:rPr>
                <w:rFonts w:eastAsia="Times New Roman" w:cs="Times New Roman"/>
                <w:szCs w:val="26"/>
              </w:rPr>
              <w:t>4</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35B00"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Xác nhận đăng tải</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6E4A5" w14:textId="77777777" w:rsidR="007E1B19" w:rsidRDefault="007E1B19" w:rsidP="007E1B19">
            <w:pPr>
              <w:pStyle w:val="cham"/>
            </w:pPr>
            <w:r>
              <w:t>Cộng tác viên viết bài nhấn nút xác nhận đăng tải.</w:t>
            </w:r>
          </w:p>
          <w:p w14:paraId="7EEE5904" w14:textId="77777777" w:rsidR="007E1B19" w:rsidRDefault="007E1B19" w:rsidP="007E1B19">
            <w:pPr>
              <w:pStyle w:val="cham"/>
            </w:pPr>
            <w:r>
              <w:t>Hệ thống Small Giving gọi API (10.1) thực hiện thêm mới tài khoản hoạt động thiện nguyện.</w:t>
            </w:r>
          </w:p>
          <w:p w14:paraId="18D9EECF" w14:textId="77777777" w:rsidR="007E1B19" w:rsidRDefault="007E1B19" w:rsidP="007E1B19">
            <w:pPr>
              <w:pStyle w:val="cham"/>
            </w:pPr>
            <w:r>
              <w:t>Hệ thống Way4 thực hiện API (10.2) thêm mới tài khoản hoạt động thiện nguyện.</w:t>
            </w:r>
          </w:p>
          <w:p w14:paraId="7BAB3484" w14:textId="77777777" w:rsidR="00084C61" w:rsidRDefault="007E1B19" w:rsidP="007E1B19">
            <w:pPr>
              <w:pStyle w:val="cham"/>
            </w:pPr>
            <w:r>
              <w:t>Hệ thống Small Giving gọi API (10.3) hiển thị thông tin vừa tạo trên trang “Quyên góp”.</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AAA6E" w14:textId="77777777" w:rsidR="00084C61" w:rsidRDefault="007E1B19" w:rsidP="00D23EB7">
            <w:pPr>
              <w:spacing w:before="120" w:after="120" w:line="312" w:lineRule="auto"/>
              <w:jc w:val="left"/>
              <w:rPr>
                <w:rFonts w:eastAsia="Times New Roman" w:cs="Times New Roman"/>
                <w:color w:val="000000"/>
                <w:szCs w:val="26"/>
              </w:rPr>
            </w:pPr>
            <w:r>
              <w:rPr>
                <w:rFonts w:eastAsia="Times New Roman" w:cs="Times New Roman"/>
                <w:szCs w:val="26"/>
              </w:rPr>
              <w:t>Cộng tác viên viết bài, Small Giving, Way4</w:t>
            </w:r>
          </w:p>
        </w:tc>
      </w:tr>
    </w:tbl>
    <w:p w14:paraId="12D3BCDF" w14:textId="77777777" w:rsidR="006E45C1" w:rsidRPr="00084C61" w:rsidRDefault="00E52A43" w:rsidP="00084C61">
      <w:pPr>
        <w:pStyle w:val="Caption1"/>
      </w:pPr>
      <w:bookmarkStart w:id="50" w:name="_Toc38309979"/>
      <w:r w:rsidRPr="00084C61">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1</w:t>
      </w:r>
      <w:r w:rsidR="007E1B19">
        <w:rPr>
          <w:noProof/>
        </w:rPr>
        <w:t>2</w:t>
      </w:r>
      <w:r w:rsidR="001C6E58">
        <w:rPr>
          <w:noProof/>
        </w:rPr>
        <w:fldChar w:fldCharType="end"/>
      </w:r>
      <w:r w:rsidRPr="00084C61">
        <w:t>: Đặc tả</w:t>
      </w:r>
      <w:r w:rsidR="00243E38">
        <w:t xml:space="preserve"> các bước trong</w:t>
      </w:r>
      <w:r w:rsidRPr="00084C61">
        <w:t xml:space="preserve"> quy trình đăng tải hoạt động thiện nguyện.</w:t>
      </w:r>
      <w:bookmarkEnd w:id="50"/>
    </w:p>
    <w:p w14:paraId="60018396"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51" w:name="_Toc38143559"/>
      <w:r w:rsidRPr="001846F9">
        <w:rPr>
          <w:rFonts w:ascii="Times New Roman" w:hAnsi="Times New Roman" w:cs="Times New Roman"/>
          <w:b/>
          <w:i/>
          <w:color w:val="auto"/>
          <w:sz w:val="26"/>
          <w:szCs w:val="26"/>
        </w:rPr>
        <w:t>2.3.1</w:t>
      </w:r>
      <w:r w:rsidR="007E1B19">
        <w:rPr>
          <w:rFonts w:ascii="Times New Roman" w:hAnsi="Times New Roman" w:cs="Times New Roman"/>
          <w:b/>
          <w:i/>
          <w:color w:val="auto"/>
          <w:sz w:val="26"/>
          <w:szCs w:val="26"/>
        </w:rPr>
        <w:t>1</w:t>
      </w:r>
      <w:r w:rsidRPr="001846F9">
        <w:rPr>
          <w:rFonts w:ascii="Times New Roman" w:hAnsi="Times New Roman" w:cs="Times New Roman"/>
          <w:b/>
          <w:i/>
          <w:color w:val="auto"/>
          <w:sz w:val="26"/>
          <w:szCs w:val="26"/>
        </w:rPr>
        <w:t>. Quy trình đăng tải tin tức</w:t>
      </w:r>
      <w:bookmarkEnd w:id="51"/>
    </w:p>
    <w:p w14:paraId="352203C2" w14:textId="77777777" w:rsidR="001846F9" w:rsidRDefault="001846F9" w:rsidP="001846F9">
      <w:pPr>
        <w:ind w:left="1440"/>
        <w:rPr>
          <w:i/>
        </w:rPr>
      </w:pPr>
      <w:r w:rsidRPr="001846F9">
        <w:rPr>
          <w:i/>
        </w:rPr>
        <w:t>2.3.1</w:t>
      </w:r>
      <w:r w:rsidR="007E1B19">
        <w:rPr>
          <w:i/>
        </w:rPr>
        <w:t>1</w:t>
      </w:r>
      <w:r w:rsidRPr="001846F9">
        <w:rPr>
          <w:i/>
        </w:rPr>
        <w:t>.1. Luồng quy trình</w:t>
      </w:r>
    </w:p>
    <w:p w14:paraId="74F70363" w14:textId="77777777" w:rsidR="00436A34" w:rsidRDefault="007E1B19" w:rsidP="007E1B19">
      <w:pPr>
        <w:keepNext/>
        <w:jc w:val="center"/>
      </w:pPr>
      <w:r>
        <w:rPr>
          <w:noProof/>
        </w:rPr>
        <w:lastRenderedPageBreak/>
        <w:drawing>
          <wp:inline distT="0" distB="0" distL="0" distR="0" wp14:anchorId="09AEDDB7" wp14:editId="147C6E21">
            <wp:extent cx="3656504" cy="417886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đăng tải tin tưc v2.png"/>
                    <pic:cNvPicPr/>
                  </pic:nvPicPr>
                  <pic:blipFill>
                    <a:blip r:embed="rId26">
                      <a:extLst>
                        <a:ext uri="{28A0092B-C50C-407E-A947-70E740481C1C}">
                          <a14:useLocalDpi xmlns:a14="http://schemas.microsoft.com/office/drawing/2010/main" val="0"/>
                        </a:ext>
                      </a:extLst>
                    </a:blip>
                    <a:stretch>
                      <a:fillRect/>
                    </a:stretch>
                  </pic:blipFill>
                  <pic:spPr>
                    <a:xfrm>
                      <a:off x="0" y="0"/>
                      <a:ext cx="3665979" cy="4189689"/>
                    </a:xfrm>
                    <a:prstGeom prst="rect">
                      <a:avLst/>
                    </a:prstGeom>
                  </pic:spPr>
                </pic:pic>
              </a:graphicData>
            </a:graphic>
          </wp:inline>
        </w:drawing>
      </w:r>
    </w:p>
    <w:p w14:paraId="4349EBF8" w14:textId="77777777" w:rsidR="003221F2" w:rsidRDefault="00436A34" w:rsidP="00436A34">
      <w:pPr>
        <w:pStyle w:val="Caption1"/>
      </w:pPr>
      <w:bookmarkStart w:id="52" w:name="_Toc38145553"/>
      <w:r>
        <w:t>Hình 2.</w:t>
      </w:r>
      <w:r w:rsidR="007E1B19">
        <w:rPr>
          <w:noProof/>
        </w:rPr>
        <w:t>15</w:t>
      </w:r>
      <w:r>
        <w:t>: Quy trình đăng tải tin tức.</w:t>
      </w:r>
      <w:bookmarkEnd w:id="52"/>
    </w:p>
    <w:p w14:paraId="05EE5E71" w14:textId="77777777" w:rsidR="001846F9" w:rsidRDefault="001846F9" w:rsidP="001846F9">
      <w:pPr>
        <w:ind w:left="720" w:firstLine="720"/>
        <w:rPr>
          <w:i/>
        </w:rPr>
      </w:pPr>
      <w:r w:rsidRPr="001846F9">
        <w:rPr>
          <w:i/>
        </w:rPr>
        <w:t>2.3.1</w:t>
      </w:r>
      <w:r w:rsidR="007E1B19">
        <w:rPr>
          <w:i/>
        </w:rPr>
        <w:t>1</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425"/>
        <w:gridCol w:w="5670"/>
        <w:gridCol w:w="1559"/>
      </w:tblGrid>
      <w:tr w:rsidR="00084C61" w14:paraId="612F61E1"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9C442"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szCs w:val="26"/>
              </w:rPr>
              <w:t>STT</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ADC17"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szCs w:val="26"/>
              </w:rPr>
              <w:t>Nhiệm vụ</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A161B"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szCs w:val="26"/>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EC2AF"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szCs w:val="26"/>
              </w:rPr>
              <w:t>Tác nhân</w:t>
            </w:r>
          </w:p>
        </w:tc>
      </w:tr>
      <w:tr w:rsidR="00084C61" w:rsidRPr="00637EDA" w14:paraId="7A31DFA4"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AD851" w14:textId="77777777" w:rsidR="00084C61" w:rsidRPr="00637EDA" w:rsidRDefault="00084C61" w:rsidP="00D23EB7">
            <w:pPr>
              <w:spacing w:before="120" w:after="120" w:line="312" w:lineRule="auto"/>
              <w:jc w:val="center"/>
              <w:rPr>
                <w:rFonts w:eastAsia="Times New Roman" w:cs="Times New Roman"/>
                <w:szCs w:val="26"/>
              </w:rPr>
            </w:pPr>
            <w:r>
              <w:rPr>
                <w:rFonts w:eastAsia="Times New Roman" w:cs="Times New Roman"/>
                <w:szCs w:val="26"/>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984A1" w14:textId="77777777" w:rsidR="00084C61" w:rsidRPr="00637EDA" w:rsidRDefault="00084C61" w:rsidP="00D23EB7">
            <w:pPr>
              <w:spacing w:before="120" w:after="120" w:line="312" w:lineRule="auto"/>
              <w:jc w:val="left"/>
              <w:rPr>
                <w:rFonts w:eastAsia="Times New Roman" w:cs="Times New Roman"/>
                <w:szCs w:val="26"/>
              </w:rPr>
            </w:pPr>
            <w:r>
              <w:rPr>
                <w:rFonts w:eastAsia="Times New Roman" w:cs="Times New Roman"/>
                <w:szCs w:val="26"/>
              </w:rPr>
              <w:t>Thu thập thông tin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1C8DC" w14:textId="77777777" w:rsidR="00084C61" w:rsidRPr="00637EDA" w:rsidRDefault="00084C61" w:rsidP="00D23EB7">
            <w:pPr>
              <w:pStyle w:val="cham"/>
            </w:pPr>
            <w:r>
              <w:t>Cộng tác viên viết bài dựa vào quá trình hoạt động của tổ chức để thu thập các thông tin, hình ảnh, video cho tin tức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39ED9" w14:textId="77777777" w:rsidR="00084C61" w:rsidRPr="00637EDA" w:rsidRDefault="00084C61" w:rsidP="00D23EB7">
            <w:pPr>
              <w:spacing w:before="120" w:after="120" w:line="312" w:lineRule="auto"/>
              <w:jc w:val="left"/>
              <w:rPr>
                <w:rFonts w:eastAsia="Times New Roman" w:cs="Times New Roman"/>
                <w:szCs w:val="26"/>
              </w:rPr>
            </w:pPr>
            <w:r w:rsidRPr="00637EDA">
              <w:rPr>
                <w:rFonts w:eastAsia="Times New Roman" w:cs="Times New Roman"/>
                <w:szCs w:val="26"/>
              </w:rPr>
              <w:t>Cộng tác viên viết bài</w:t>
            </w:r>
          </w:p>
        </w:tc>
      </w:tr>
      <w:tr w:rsidR="00084C61" w:rsidRPr="00637EDA" w14:paraId="392C0EF7"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D9D99" w14:textId="77777777" w:rsidR="00084C61" w:rsidRPr="00637EDA" w:rsidRDefault="00084C61" w:rsidP="00D23EB7">
            <w:pPr>
              <w:spacing w:before="120" w:after="120" w:line="312" w:lineRule="auto"/>
              <w:jc w:val="center"/>
              <w:rPr>
                <w:rFonts w:eastAsia="Times New Roman" w:cs="Times New Roman"/>
                <w:szCs w:val="26"/>
              </w:rPr>
            </w:pPr>
            <w:r>
              <w:rPr>
                <w:rFonts w:eastAsia="Times New Roman" w:cs="Times New Roman"/>
                <w:szCs w:val="26"/>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3DCB6" w14:textId="77777777" w:rsidR="00084C61" w:rsidRPr="00637EDA" w:rsidRDefault="00084C61" w:rsidP="00D23EB7">
            <w:pPr>
              <w:spacing w:before="120" w:after="120" w:line="312" w:lineRule="auto"/>
              <w:jc w:val="left"/>
              <w:rPr>
                <w:rFonts w:eastAsia="Times New Roman" w:cs="Times New Roman"/>
                <w:szCs w:val="26"/>
              </w:rPr>
            </w:pPr>
            <w:r w:rsidRPr="00637EDA">
              <w:rPr>
                <w:rFonts w:eastAsia="Times New Roman" w:cs="Times New Roman"/>
                <w:szCs w:val="26"/>
              </w:rPr>
              <w:t>Yêu cầu tạo mới</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6FBB2" w14:textId="77777777" w:rsidR="00084C61" w:rsidRPr="00637EDA" w:rsidRDefault="00084C61" w:rsidP="00D23EB7">
            <w:pPr>
              <w:pStyle w:val="cham"/>
            </w:pPr>
            <w:r w:rsidRPr="00637EDA">
              <w:t xml:space="preserve">Cộng tác viên viết bài </w:t>
            </w:r>
            <w:r>
              <w:t>chọn tính năng “Thêm mới” tin tức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2C3BE" w14:textId="77777777" w:rsidR="00084C61" w:rsidRPr="00637EDA" w:rsidRDefault="00084C61" w:rsidP="00D23EB7">
            <w:pPr>
              <w:spacing w:before="120" w:after="120" w:line="312" w:lineRule="auto"/>
              <w:jc w:val="left"/>
              <w:rPr>
                <w:rFonts w:eastAsia="Times New Roman" w:cs="Times New Roman"/>
                <w:szCs w:val="26"/>
              </w:rPr>
            </w:pPr>
            <w:r w:rsidRPr="00637EDA">
              <w:rPr>
                <w:rFonts w:eastAsia="Times New Roman" w:cs="Times New Roman"/>
                <w:szCs w:val="26"/>
              </w:rPr>
              <w:t>Cộng tác viên viết bài</w:t>
            </w:r>
          </w:p>
        </w:tc>
      </w:tr>
      <w:tr w:rsidR="00084C61" w14:paraId="1BBC8759"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6E362" w14:textId="77777777" w:rsidR="00084C61" w:rsidRDefault="00084C61" w:rsidP="00D23EB7">
            <w:pPr>
              <w:spacing w:before="120" w:after="120" w:line="312" w:lineRule="auto"/>
              <w:jc w:val="center"/>
              <w:rPr>
                <w:rFonts w:eastAsia="Times New Roman" w:cs="Times New Roman"/>
                <w:szCs w:val="26"/>
              </w:rPr>
            </w:pPr>
            <w:r>
              <w:rPr>
                <w:rFonts w:eastAsia="Times New Roman" w:cs="Times New Roman"/>
                <w:szCs w:val="26"/>
              </w:rPr>
              <w:lastRenderedPageBreak/>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E15A5"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Nhập nội dung tin tức</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13C20" w14:textId="77777777" w:rsidR="00084C61" w:rsidRDefault="00084C61" w:rsidP="00D23EB7">
            <w:pPr>
              <w:pStyle w:val="cham"/>
            </w:pPr>
            <w:r>
              <w:t>Cộng tác viên viết bài nhập nội dung cho tin tức bao gồm:</w:t>
            </w:r>
          </w:p>
          <w:p w14:paraId="28CC61A8" w14:textId="77777777" w:rsidR="00084C61" w:rsidRDefault="00084C61" w:rsidP="00D23EB7">
            <w:pPr>
              <w:pStyle w:val="Style1"/>
              <w:spacing w:before="120" w:after="120"/>
            </w:pPr>
            <w:r>
              <w:t xml:space="preserve">Chọn </w:t>
            </w:r>
            <w:r w:rsidRPr="00CA615A">
              <w:rPr>
                <w:i/>
              </w:rPr>
              <w:t>hoạt động thiện nguyện</w:t>
            </w:r>
            <w:r>
              <w:t xml:space="preserve"> của bài viết (Mỗi hoạt động thiện nguyện sẽ có nhiều bài viết, cần phải lựa chọn xem bài viết này thuộc hoạt động thiện nguyện quyên góp nào).</w:t>
            </w:r>
          </w:p>
          <w:p w14:paraId="43CB2F31" w14:textId="77777777" w:rsidR="00084C61" w:rsidRPr="00CA615A" w:rsidRDefault="00084C61" w:rsidP="00D23EB7">
            <w:pPr>
              <w:pStyle w:val="Style1"/>
              <w:spacing w:before="120" w:after="120"/>
              <w:rPr>
                <w:i/>
              </w:rPr>
            </w:pPr>
            <w:r w:rsidRPr="00CA615A">
              <w:rPr>
                <w:i/>
              </w:rPr>
              <w:t>Tên tin tức</w:t>
            </w:r>
          </w:p>
          <w:p w14:paraId="64DE3760" w14:textId="77777777" w:rsidR="00084C61" w:rsidRPr="00CA615A" w:rsidRDefault="00084C61" w:rsidP="00D23EB7">
            <w:pPr>
              <w:pStyle w:val="Style1"/>
              <w:spacing w:before="120" w:after="120"/>
              <w:rPr>
                <w:i/>
              </w:rPr>
            </w:pPr>
            <w:r w:rsidRPr="00CA615A">
              <w:rPr>
                <w:i/>
              </w:rPr>
              <w:t>Nội dung tin</w:t>
            </w:r>
          </w:p>
          <w:p w14:paraId="3BFF5024" w14:textId="77777777" w:rsidR="00084C61" w:rsidRPr="00CA615A" w:rsidRDefault="00084C61" w:rsidP="00D23EB7">
            <w:pPr>
              <w:pStyle w:val="Style1"/>
              <w:spacing w:before="120" w:after="120"/>
              <w:rPr>
                <w:i/>
              </w:rPr>
            </w:pPr>
            <w:r w:rsidRPr="00CA615A">
              <w:rPr>
                <w:i/>
              </w:rPr>
              <w:t>Hình ảnh/Video</w:t>
            </w:r>
          </w:p>
          <w:p w14:paraId="4CB24EFE" w14:textId="77777777" w:rsidR="00084C61" w:rsidRPr="00E00615" w:rsidRDefault="00084C61" w:rsidP="00D23EB7">
            <w:pPr>
              <w:pStyle w:val="cham"/>
            </w:pPr>
            <w:r w:rsidRPr="00E00615">
              <w:t>Tùy chọn đăng tải thông báo (Tin tức có thể được thông báo hoặc không được thông báo).</w:t>
            </w:r>
          </w:p>
          <w:p w14:paraId="6F8D3EE9" w14:textId="77777777" w:rsidR="00084C61" w:rsidRPr="00084C61" w:rsidRDefault="00084C61" w:rsidP="00D23EB7">
            <w:pPr>
              <w:pStyle w:val="Style1"/>
              <w:spacing w:before="120" w:after="120"/>
            </w:pPr>
            <w:r w:rsidRPr="00084C61">
              <w:t>Chọn Đối tượng nhận thông báo:</w:t>
            </w:r>
          </w:p>
          <w:p w14:paraId="18B36C47" w14:textId="77777777" w:rsidR="00084C61" w:rsidRDefault="00084C61" w:rsidP="00D23EB7">
            <w:pPr>
              <w:pStyle w:val="ListParagraph"/>
              <w:spacing w:before="120" w:after="120" w:line="312" w:lineRule="auto"/>
              <w:ind w:left="851"/>
              <w:rPr>
                <w:rFonts w:eastAsia="Times New Roman" w:cs="Times New Roman"/>
                <w:szCs w:val="26"/>
              </w:rPr>
            </w:pPr>
            <w:r>
              <w:rPr>
                <w:rFonts w:eastAsia="Times New Roman" w:cs="Times New Roman"/>
                <w:szCs w:val="26"/>
              </w:rPr>
              <w:t>+ Tất cả nhà hảo tâm tham gia hệ thống</w:t>
            </w:r>
          </w:p>
          <w:p w14:paraId="364DAE8B" w14:textId="77777777" w:rsidR="00084C61" w:rsidRDefault="00084C61" w:rsidP="00D23EB7">
            <w:pPr>
              <w:pStyle w:val="ListParagraph"/>
              <w:spacing w:before="120" w:after="120" w:line="312" w:lineRule="auto"/>
              <w:ind w:left="851"/>
              <w:rPr>
                <w:rFonts w:eastAsia="Times New Roman" w:cs="Times New Roman"/>
                <w:szCs w:val="26"/>
              </w:rPr>
            </w:pPr>
            <w:r>
              <w:rPr>
                <w:rFonts w:eastAsia="Times New Roman" w:cs="Times New Roman"/>
                <w:szCs w:val="26"/>
              </w:rPr>
              <w:t>+ Nhà hảo tâm quyên góp cho hoạt động thiện nguyện</w:t>
            </w:r>
          </w:p>
          <w:p w14:paraId="5D2DE0AA" w14:textId="77777777" w:rsidR="00084C61" w:rsidRDefault="00084C61" w:rsidP="00D23EB7">
            <w:pPr>
              <w:pStyle w:val="ListParagraph"/>
              <w:spacing w:before="120" w:after="120" w:line="312" w:lineRule="auto"/>
              <w:ind w:left="851"/>
              <w:rPr>
                <w:rFonts w:eastAsia="Times New Roman" w:cs="Times New Roman"/>
                <w:szCs w:val="26"/>
              </w:rPr>
            </w:pPr>
            <w:r>
              <w:rPr>
                <w:rFonts w:eastAsia="Times New Roman" w:cs="Times New Roman"/>
                <w:szCs w:val="26"/>
              </w:rPr>
              <w:t>+ Nhà hảo tâm đăng kí nhận thông báo về hoạt động thiện nguyện.</w:t>
            </w:r>
          </w:p>
          <w:p w14:paraId="4410AF40" w14:textId="77777777" w:rsidR="00084C61" w:rsidRPr="007E1B19" w:rsidRDefault="00084C61" w:rsidP="00D23EB7">
            <w:pPr>
              <w:pStyle w:val="Style1"/>
              <w:spacing w:before="120" w:after="120"/>
              <w:rPr>
                <w:i/>
              </w:rPr>
            </w:pPr>
            <w:r w:rsidRPr="007E1B19">
              <w:rPr>
                <w:i/>
              </w:rPr>
              <w:t>Tiêu đề thông báo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00DC1"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Cộng tác viên viết bài</w:t>
            </w:r>
          </w:p>
        </w:tc>
      </w:tr>
      <w:tr w:rsidR="00084C61" w14:paraId="454BE76A"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119D4" w14:textId="77777777" w:rsidR="00084C61" w:rsidRDefault="00BC5D4D" w:rsidP="00D23EB7">
            <w:pPr>
              <w:spacing w:before="120" w:after="120" w:line="312" w:lineRule="auto"/>
              <w:jc w:val="center"/>
              <w:rPr>
                <w:rFonts w:eastAsia="Times New Roman" w:cs="Times New Roman"/>
                <w:szCs w:val="26"/>
              </w:rPr>
            </w:pPr>
            <w:r>
              <w:rPr>
                <w:rFonts w:eastAsia="Times New Roman" w:cs="Times New Roman"/>
                <w:szCs w:val="26"/>
              </w:rPr>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8B236" w14:textId="77777777" w:rsidR="00084C61" w:rsidRDefault="00084C61" w:rsidP="007E1B19">
            <w:pPr>
              <w:spacing w:before="120" w:after="120" w:line="312" w:lineRule="auto"/>
              <w:jc w:val="left"/>
              <w:rPr>
                <w:rFonts w:eastAsia="Times New Roman" w:cs="Times New Roman"/>
                <w:szCs w:val="26"/>
              </w:rPr>
            </w:pPr>
            <w:r>
              <w:rPr>
                <w:rFonts w:eastAsia="Times New Roman" w:cs="Times New Roman"/>
                <w:szCs w:val="26"/>
              </w:rPr>
              <w:t xml:space="preserve">Đăng tải tin </w:t>
            </w:r>
            <w:r w:rsidR="007E1B19">
              <w:rPr>
                <w:rFonts w:eastAsia="Times New Roman" w:cs="Times New Roman"/>
                <w:szCs w:val="26"/>
              </w:rPr>
              <w:t>tức</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96D14" w14:textId="77777777" w:rsidR="007E1B19" w:rsidRDefault="007E1B19" w:rsidP="007E1B19">
            <w:pPr>
              <w:pStyle w:val="cham"/>
            </w:pPr>
            <w:r>
              <w:t>Cộng tác viên viết bài bấm nút xác nhận đăng tải.</w:t>
            </w:r>
          </w:p>
          <w:p w14:paraId="3B2A593B" w14:textId="77777777" w:rsidR="007E1B19" w:rsidRDefault="007E1B19" w:rsidP="007E1B19">
            <w:pPr>
              <w:pStyle w:val="cham"/>
            </w:pPr>
            <w:r>
              <w:t>Hệ thống Small Giving gọi API (11.1) lưu thông tin của tin tức vào cơ sở dữ liệu.</w:t>
            </w:r>
          </w:p>
          <w:p w14:paraId="62ADFDEB" w14:textId="77777777" w:rsidR="007E1B19" w:rsidRDefault="007E1B19" w:rsidP="007E1B19">
            <w:pPr>
              <w:pStyle w:val="cham"/>
            </w:pPr>
            <w:r>
              <w:t>Hệ thống Small Giving gọi API (11.2) hiển thị tin tức vừa thêm trên trang “Tin tức”.</w:t>
            </w:r>
          </w:p>
          <w:p w14:paraId="47F2FB7C" w14:textId="77777777" w:rsidR="00084C61" w:rsidRDefault="007E1B19" w:rsidP="007E1B19">
            <w:pPr>
              <w:pStyle w:val="cham"/>
            </w:pPr>
            <w:r>
              <w:t>Đối với tùy chọn đăng tải thông báo: Hệ thống Small Giving gọi API (11.3) hiển thị thông báo trên trang “Thông báo”.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69917"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Cộng tác viên viết bài</w:t>
            </w:r>
            <w:r w:rsidR="007E1B19">
              <w:rPr>
                <w:rFonts w:eastAsia="Times New Roman" w:cs="Times New Roman"/>
                <w:szCs w:val="26"/>
              </w:rPr>
              <w:t>, Small Giving</w:t>
            </w:r>
          </w:p>
        </w:tc>
      </w:tr>
    </w:tbl>
    <w:p w14:paraId="0BF9A21B" w14:textId="77777777" w:rsidR="006E45C1" w:rsidRPr="00084C61" w:rsidRDefault="00E52A43" w:rsidP="00084C61">
      <w:pPr>
        <w:pStyle w:val="Caption1"/>
      </w:pPr>
      <w:bookmarkStart w:id="53" w:name="_Toc38309980"/>
      <w:r w:rsidRPr="00084C61">
        <w:lastRenderedPageBreak/>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1</w:t>
      </w:r>
      <w:r w:rsidR="007E1B19">
        <w:rPr>
          <w:noProof/>
        </w:rPr>
        <w:t>3</w:t>
      </w:r>
      <w:r w:rsidR="001C6E58">
        <w:rPr>
          <w:noProof/>
        </w:rPr>
        <w:fldChar w:fldCharType="end"/>
      </w:r>
      <w:r w:rsidRPr="00084C61">
        <w:t>: Đặc tả</w:t>
      </w:r>
      <w:r w:rsidR="00243E38">
        <w:t xml:space="preserve"> các bước trong</w:t>
      </w:r>
      <w:r w:rsidRPr="00084C61">
        <w:t xml:space="preserve"> quy trình đăng tải tin tức.</w:t>
      </w:r>
      <w:bookmarkEnd w:id="53"/>
    </w:p>
    <w:p w14:paraId="02CC9C10"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54" w:name="_Toc38143560"/>
      <w:r w:rsidRPr="001846F9">
        <w:rPr>
          <w:rFonts w:ascii="Times New Roman" w:hAnsi="Times New Roman" w:cs="Times New Roman"/>
          <w:b/>
          <w:i/>
          <w:color w:val="auto"/>
          <w:sz w:val="26"/>
          <w:szCs w:val="26"/>
        </w:rPr>
        <w:t>2.3.1</w:t>
      </w:r>
      <w:r w:rsidR="007E1B19">
        <w:rPr>
          <w:rFonts w:ascii="Times New Roman" w:hAnsi="Times New Roman" w:cs="Times New Roman"/>
          <w:b/>
          <w:i/>
          <w:color w:val="auto"/>
          <w:sz w:val="26"/>
          <w:szCs w:val="26"/>
        </w:rPr>
        <w:t>2</w:t>
      </w:r>
      <w:r w:rsidRPr="001846F9">
        <w:rPr>
          <w:rFonts w:ascii="Times New Roman" w:hAnsi="Times New Roman" w:cs="Times New Roman"/>
          <w:b/>
          <w:i/>
          <w:color w:val="auto"/>
          <w:sz w:val="26"/>
          <w:szCs w:val="26"/>
        </w:rPr>
        <w:t>. Quy trình thực hiện quyên góp</w:t>
      </w:r>
      <w:bookmarkEnd w:id="54"/>
    </w:p>
    <w:p w14:paraId="7E8BB267" w14:textId="77777777" w:rsidR="001846F9" w:rsidRDefault="001846F9" w:rsidP="001846F9">
      <w:pPr>
        <w:ind w:left="1440"/>
        <w:rPr>
          <w:i/>
        </w:rPr>
      </w:pPr>
      <w:r w:rsidRPr="001846F9">
        <w:rPr>
          <w:i/>
        </w:rPr>
        <w:t>2.3.1</w:t>
      </w:r>
      <w:r w:rsidR="007E1B19">
        <w:rPr>
          <w:i/>
        </w:rPr>
        <w:t>2</w:t>
      </w:r>
      <w:r w:rsidRPr="001846F9">
        <w:rPr>
          <w:i/>
        </w:rPr>
        <w:t>.1. Luồng quy trình</w:t>
      </w:r>
    </w:p>
    <w:p w14:paraId="50481A25" w14:textId="77777777" w:rsidR="00436A34" w:rsidRDefault="00EF7DC8" w:rsidP="00EF7DC8">
      <w:pPr>
        <w:keepNext/>
        <w:jc w:val="center"/>
      </w:pPr>
      <w:ins w:id="55" w:author="HONGPHAN" w:date="2020-04-23T12:52:00Z">
        <w:r>
          <w:rPr>
            <w:noProof/>
          </w:rPr>
          <w:drawing>
            <wp:inline distT="0" distB="0" distL="0" distR="0" wp14:anchorId="0499A7C2" wp14:editId="15C560B2">
              <wp:extent cx="4051217" cy="442665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ực hiện quyên góp v2.png"/>
                      <pic:cNvPicPr/>
                    </pic:nvPicPr>
                    <pic:blipFill>
                      <a:blip r:embed="rId27">
                        <a:extLst>
                          <a:ext uri="{28A0092B-C50C-407E-A947-70E740481C1C}">
                            <a14:useLocalDpi xmlns:a14="http://schemas.microsoft.com/office/drawing/2010/main" val="0"/>
                          </a:ext>
                        </a:extLst>
                      </a:blip>
                      <a:stretch>
                        <a:fillRect/>
                      </a:stretch>
                    </pic:blipFill>
                    <pic:spPr>
                      <a:xfrm>
                        <a:off x="0" y="0"/>
                        <a:ext cx="4053116" cy="4428727"/>
                      </a:xfrm>
                      <a:prstGeom prst="rect">
                        <a:avLst/>
                      </a:prstGeom>
                    </pic:spPr>
                  </pic:pic>
                </a:graphicData>
              </a:graphic>
            </wp:inline>
          </w:drawing>
        </w:r>
      </w:ins>
    </w:p>
    <w:p w14:paraId="791FF09A" w14:textId="77777777" w:rsidR="003221F2" w:rsidRDefault="00436A34" w:rsidP="00436A34">
      <w:pPr>
        <w:pStyle w:val="Caption1"/>
      </w:pPr>
      <w:bookmarkStart w:id="56" w:name="_Toc38145554"/>
      <w:r>
        <w:t>Hình 2.</w:t>
      </w:r>
      <w:r w:rsidR="00EF7DC8">
        <w:rPr>
          <w:noProof/>
        </w:rPr>
        <w:t>16</w:t>
      </w:r>
      <w:r>
        <w:t>: Quy trình thực hiện quyên góp.</w:t>
      </w:r>
      <w:bookmarkEnd w:id="56"/>
    </w:p>
    <w:p w14:paraId="595E4B1D" w14:textId="77777777" w:rsidR="001846F9" w:rsidRDefault="001846F9" w:rsidP="001846F9">
      <w:pPr>
        <w:ind w:left="720" w:firstLine="720"/>
        <w:rPr>
          <w:i/>
        </w:rPr>
      </w:pPr>
      <w:r w:rsidRPr="001846F9">
        <w:rPr>
          <w:i/>
        </w:rPr>
        <w:t>2.3.1</w:t>
      </w:r>
      <w:r w:rsidR="00EF7DC8">
        <w:rPr>
          <w:i/>
        </w:rPr>
        <w:t>2</w:t>
      </w:r>
      <w:r w:rsidRPr="001846F9">
        <w:rPr>
          <w:i/>
        </w:rPr>
        <w:t>.2. Đặc tả chi tiết</w:t>
      </w:r>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425"/>
        <w:gridCol w:w="5811"/>
        <w:gridCol w:w="1418"/>
      </w:tblGrid>
      <w:tr w:rsidR="00084C61" w14:paraId="18A7427C"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48B74"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6948B"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D6333"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3790A"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084C61" w14:paraId="5D34A5FE"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E5E52" w14:textId="77777777" w:rsidR="00084C61" w:rsidRDefault="00084C61" w:rsidP="00D23EB7">
            <w:pPr>
              <w:spacing w:before="120" w:after="120" w:line="312" w:lineRule="auto"/>
              <w:jc w:val="center"/>
              <w:rPr>
                <w:rFonts w:eastAsia="Times New Roman" w:cs="Times New Roman"/>
                <w:szCs w:val="26"/>
              </w:rPr>
            </w:pPr>
            <w:r>
              <w:rPr>
                <w:rFonts w:eastAsia="Times New Roman" w:cs="Times New Roman"/>
                <w:color w:val="000000"/>
                <w:szCs w:val="26"/>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5505F"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Lựa chọn hoạt động thiện nguyện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2B85" w14:textId="77777777" w:rsidR="00084C61" w:rsidRDefault="00433EDE" w:rsidP="00D23EB7">
            <w:pPr>
              <w:pStyle w:val="cham"/>
              <w:rPr>
                <w:color w:val="000000"/>
              </w:rPr>
            </w:pPr>
            <w:r>
              <w:t>Nhà hảo tâm lựa chọn hoạt động thiện nguyện quan tâm bằng cách tìm hiểu các thông tin về hoạt động thiện nguyện và quyết định có quyên góp hay không và chọn tính năng “Quyên góp”</w:t>
            </w:r>
            <w:r>
              <w:rPr>
                <w:color w:val="000000"/>
              </w:rPr>
              <w:t>.</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77371"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Nhà hảo tâm</w:t>
            </w:r>
          </w:p>
        </w:tc>
      </w:tr>
      <w:tr w:rsidR="00433EDE" w14:paraId="5F7FB47B" w14:textId="77777777" w:rsidTr="00084C61">
        <w:trPr>
          <w:trHeight w:val="8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0E959" w14:textId="77777777" w:rsidR="00433EDE" w:rsidRDefault="00433EDE" w:rsidP="00433EDE">
            <w:pPr>
              <w:spacing w:before="120" w:after="120" w:line="312" w:lineRule="auto"/>
              <w:jc w:val="center"/>
              <w:rPr>
                <w:rFonts w:eastAsia="Times New Roman" w:cs="Times New Roman"/>
                <w:szCs w:val="26"/>
              </w:rPr>
            </w:pPr>
            <w:r>
              <w:rPr>
                <w:rFonts w:eastAsia="Times New Roman" w:cs="Times New Roman"/>
                <w:color w:val="000000"/>
                <w:szCs w:val="26"/>
              </w:rPr>
              <w:lastRenderedPageBreak/>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4E0A3" w14:textId="77777777" w:rsidR="00433EDE" w:rsidRDefault="00433EDE" w:rsidP="00433EDE">
            <w:pPr>
              <w:spacing w:before="120" w:after="120" w:line="312" w:lineRule="auto"/>
              <w:jc w:val="left"/>
              <w:rPr>
                <w:rFonts w:eastAsia="Times New Roman" w:cs="Times New Roman"/>
                <w:szCs w:val="26"/>
              </w:rPr>
            </w:pPr>
            <w:r>
              <w:rPr>
                <w:rFonts w:eastAsia="Times New Roman" w:cs="Times New Roman"/>
                <w:color w:val="000000"/>
                <w:szCs w:val="26"/>
              </w:rPr>
              <w:t>Nhập thông tin số tiền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A96DE" w14:textId="77777777" w:rsidR="00433EDE" w:rsidRPr="00DF1F1C" w:rsidRDefault="00433EDE" w:rsidP="00433EDE">
            <w:pPr>
              <w:numPr>
                <w:ilvl w:val="0"/>
                <w:numId w:val="9"/>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szCs w:val="26"/>
              </w:rPr>
              <w:t xml:space="preserve">Nhà hảo tâm nhập vào </w:t>
            </w:r>
            <w:r w:rsidRPr="00177C7A">
              <w:rPr>
                <w:rFonts w:eastAsia="Times New Roman" w:cs="Times New Roman"/>
                <w:i/>
                <w:szCs w:val="26"/>
              </w:rPr>
              <w:t>Số tiền</w:t>
            </w:r>
            <w:r>
              <w:rPr>
                <w:rFonts w:eastAsia="Times New Roman" w:cs="Times New Roman"/>
                <w:szCs w:val="26"/>
              </w:rPr>
              <w:t xml:space="preserve"> muốn quyên góp cho hoạt động thiện nguyện</w:t>
            </w:r>
            <w:r>
              <w:rPr>
                <w:rFonts w:eastAsia="Times New Roman" w:cs="Times New Roman"/>
                <w:color w:val="000000"/>
                <w:szCs w:val="26"/>
              </w:rPr>
              <w:t>.</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AB1B1" w14:textId="77777777" w:rsidR="00433EDE" w:rsidRDefault="00433EDE" w:rsidP="00433EDE">
            <w:pPr>
              <w:spacing w:before="120" w:after="120" w:line="312" w:lineRule="auto"/>
              <w:jc w:val="left"/>
              <w:rPr>
                <w:rFonts w:eastAsia="Times New Roman" w:cs="Times New Roman"/>
                <w:szCs w:val="26"/>
              </w:rPr>
            </w:pPr>
            <w:r>
              <w:rPr>
                <w:rFonts w:eastAsia="Times New Roman" w:cs="Times New Roman"/>
                <w:szCs w:val="26"/>
              </w:rPr>
              <w:t>Nhà hảo tâm</w:t>
            </w:r>
          </w:p>
        </w:tc>
      </w:tr>
      <w:tr w:rsidR="00433EDE" w14:paraId="1A68870E"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BC314" w14:textId="77777777" w:rsidR="00433EDE" w:rsidRDefault="00433EDE" w:rsidP="00433EDE">
            <w:pPr>
              <w:spacing w:before="120" w:after="120" w:line="312" w:lineRule="auto"/>
              <w:jc w:val="center"/>
              <w:rPr>
                <w:rFonts w:eastAsia="Times New Roman" w:cs="Times New Roman"/>
                <w:color w:val="000000"/>
                <w:szCs w:val="26"/>
              </w:rPr>
            </w:pPr>
            <w:r>
              <w:rPr>
                <w:rFonts w:eastAsia="Times New Roman" w:cs="Times New Roman"/>
                <w:color w:val="000000"/>
                <w:szCs w:val="26"/>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79B6D" w14:textId="77777777" w:rsidR="00433EDE" w:rsidRDefault="00433EDE" w:rsidP="00433EDE">
            <w:pPr>
              <w:spacing w:before="120" w:after="120" w:line="312" w:lineRule="auto"/>
              <w:jc w:val="left"/>
              <w:rPr>
                <w:rFonts w:eastAsia="Times New Roman" w:cs="Times New Roman"/>
                <w:color w:val="000000"/>
                <w:szCs w:val="26"/>
              </w:rPr>
            </w:pPr>
            <w:r>
              <w:rPr>
                <w:rFonts w:eastAsia="Times New Roman" w:cs="Times New Roman"/>
                <w:color w:val="000000"/>
                <w:szCs w:val="26"/>
              </w:rPr>
              <w:t>Xác nhận quyên góp</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2712D" w14:textId="77777777" w:rsidR="00433EDE" w:rsidRPr="00DF1F1C" w:rsidRDefault="00433EDE" w:rsidP="00433EDE">
            <w:pPr>
              <w:numPr>
                <w:ilvl w:val="0"/>
                <w:numId w:val="9"/>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color w:val="000000"/>
                <w:szCs w:val="26"/>
              </w:rPr>
              <w:t>Nhà hảo tâm nhấn nút xác nhận quyên góp</w:t>
            </w:r>
          </w:p>
          <w:p w14:paraId="164C9741" w14:textId="77777777" w:rsidR="00433EDE" w:rsidRPr="00DF1F1C" w:rsidRDefault="00433EDE" w:rsidP="00433EDE">
            <w:pPr>
              <w:numPr>
                <w:ilvl w:val="0"/>
                <w:numId w:val="9"/>
              </w:numPr>
              <w:pBdr>
                <w:top w:val="nil"/>
                <w:left w:val="nil"/>
                <w:bottom w:val="nil"/>
                <w:right w:val="nil"/>
                <w:between w:val="nil"/>
              </w:pBdr>
              <w:spacing w:after="0" w:line="312" w:lineRule="auto"/>
              <w:rPr>
                <w:rFonts w:eastAsia="Times New Roman" w:cs="Times New Roman"/>
                <w:color w:val="000000"/>
                <w:szCs w:val="26"/>
              </w:rPr>
            </w:pPr>
            <w:r w:rsidRPr="00B1124A">
              <w:rPr>
                <w:rFonts w:eastAsia="Times New Roman" w:cs="Times New Roman"/>
                <w:szCs w:val="26"/>
              </w:rPr>
              <w:t>Hệ thống</w:t>
            </w:r>
            <w:r>
              <w:rPr>
                <w:rFonts w:eastAsia="Times New Roman" w:cs="Times New Roman"/>
                <w:szCs w:val="26"/>
              </w:rPr>
              <w:t xml:space="preserve"> Small Giving</w:t>
            </w:r>
            <w:r w:rsidRPr="00B1124A">
              <w:rPr>
                <w:rFonts w:eastAsia="Times New Roman" w:cs="Times New Roman"/>
                <w:szCs w:val="26"/>
              </w:rPr>
              <w:t xml:space="preserve"> </w:t>
            </w:r>
            <w:r>
              <w:rPr>
                <w:rFonts w:eastAsia="Times New Roman" w:cs="Times New Roman"/>
                <w:szCs w:val="26"/>
              </w:rPr>
              <w:t>chuyển lệnh chuyển tiền cho hệ thống Way4.</w:t>
            </w:r>
          </w:p>
          <w:p w14:paraId="13534C2B" w14:textId="77777777" w:rsidR="00433EDE" w:rsidRDefault="00433EDE" w:rsidP="00433EDE">
            <w:pPr>
              <w:numPr>
                <w:ilvl w:val="0"/>
                <w:numId w:val="9"/>
              </w:numPr>
              <w:pBdr>
                <w:top w:val="nil"/>
                <w:left w:val="nil"/>
                <w:bottom w:val="nil"/>
                <w:right w:val="nil"/>
                <w:between w:val="nil"/>
              </w:pBdr>
              <w:spacing w:after="0" w:line="312" w:lineRule="auto"/>
              <w:rPr>
                <w:rFonts w:eastAsia="Times New Roman" w:cs="Times New Roman"/>
                <w:szCs w:val="26"/>
              </w:rPr>
            </w:pPr>
            <w:r>
              <w:rPr>
                <w:rFonts w:eastAsia="Times New Roman" w:cs="Times New Roman"/>
                <w:szCs w:val="26"/>
              </w:rPr>
              <w:t xml:space="preserve">Hệ thống Way4 thực hiện API (12.1) kiểm tra số dư của tài khoản có đủ để thực hiện giao dịch quyên góp này hay không. </w:t>
            </w:r>
          </w:p>
          <w:p w14:paraId="7D9DBFE5" w14:textId="77777777" w:rsidR="00433EDE" w:rsidRDefault="00433EDE" w:rsidP="00433EDE">
            <w:pPr>
              <w:numPr>
                <w:ilvl w:val="0"/>
                <w:numId w:val="9"/>
              </w:numPr>
              <w:pBdr>
                <w:top w:val="nil"/>
                <w:left w:val="nil"/>
                <w:bottom w:val="nil"/>
                <w:right w:val="nil"/>
                <w:between w:val="nil"/>
              </w:pBdr>
              <w:spacing w:after="0" w:line="312" w:lineRule="auto"/>
              <w:rPr>
                <w:rFonts w:eastAsia="Times New Roman" w:cs="Times New Roman"/>
                <w:szCs w:val="26"/>
              </w:rPr>
            </w:pPr>
            <w:r>
              <w:rPr>
                <w:rFonts w:eastAsia="Times New Roman" w:cs="Times New Roman"/>
                <w:szCs w:val="26"/>
              </w:rPr>
              <w:t>Nếu không đủ, hệ thống Small Giving hiển thị thông báo “Số tiền không hợp lệ”, nhà hảo tâm cần nhập lại số tiền quyên góp.</w:t>
            </w:r>
          </w:p>
          <w:p w14:paraId="27D7AFD3" w14:textId="77777777" w:rsidR="00433EDE" w:rsidRPr="004C2035" w:rsidRDefault="00433EDE" w:rsidP="00433EDE">
            <w:pPr>
              <w:numPr>
                <w:ilvl w:val="0"/>
                <w:numId w:val="9"/>
              </w:numPr>
              <w:pBdr>
                <w:top w:val="nil"/>
                <w:left w:val="nil"/>
                <w:bottom w:val="nil"/>
                <w:right w:val="nil"/>
                <w:between w:val="nil"/>
              </w:pBdr>
              <w:spacing w:after="0" w:line="312" w:lineRule="auto"/>
              <w:rPr>
                <w:rFonts w:eastAsia="Times New Roman" w:cs="Times New Roman"/>
                <w:szCs w:val="26"/>
              </w:rPr>
            </w:pPr>
            <w:r>
              <w:rPr>
                <w:rFonts w:eastAsia="Times New Roman" w:cs="Times New Roman"/>
                <w:szCs w:val="26"/>
              </w:rPr>
              <w:t xml:space="preserve">Nếu đủ, hệ thống Way4 thực hiện chuyển tiền. </w:t>
            </w:r>
            <w:r w:rsidRPr="004C2035">
              <w:rPr>
                <w:rFonts w:eastAsia="Times New Roman" w:cs="Times New Roman"/>
                <w:szCs w:val="26"/>
              </w:rPr>
              <w:t>Hệ thống Small Giving trả về thông báo thành công.</w:t>
            </w:r>
          </w:p>
          <w:p w14:paraId="18810068" w14:textId="77777777" w:rsidR="00433EDE" w:rsidRPr="009B6317" w:rsidRDefault="00433EDE" w:rsidP="00433EDE">
            <w:pPr>
              <w:numPr>
                <w:ilvl w:val="0"/>
                <w:numId w:val="9"/>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szCs w:val="26"/>
              </w:rPr>
              <w:t>Với tùy chọn “Nhấn chuông” để đăng kí nhận các thông báo liên quan đến hoạt động thiện nguyện: Hệ thống Small Giving gọi API (12.2) lưu thông tin đăng ký.</w:t>
            </w:r>
          </w:p>
          <w:p w14:paraId="27F94596" w14:textId="77777777" w:rsidR="00433EDE" w:rsidRDefault="00433EDE" w:rsidP="00433EDE">
            <w:pPr>
              <w:numPr>
                <w:ilvl w:val="0"/>
                <w:numId w:val="9"/>
              </w:numPr>
              <w:pBdr>
                <w:top w:val="nil"/>
                <w:left w:val="nil"/>
                <w:bottom w:val="nil"/>
                <w:right w:val="nil"/>
                <w:between w:val="nil"/>
              </w:pBdr>
              <w:spacing w:after="0" w:line="312" w:lineRule="auto"/>
              <w:rPr>
                <w:rFonts w:eastAsia="Times New Roman" w:cs="Times New Roman"/>
                <w:color w:val="000000"/>
                <w:szCs w:val="26"/>
              </w:rPr>
            </w:pPr>
            <w:r>
              <w:rPr>
                <w:rFonts w:eastAsia="Times New Roman" w:cs="Times New Roman"/>
                <w:color w:val="000000"/>
                <w:szCs w:val="26"/>
              </w:rPr>
              <w:t>Với tùy chọn “Đăng ký góp sức”: Hệ thống Small Giving gọi API (12.3) lưu thông tin đăng ký.</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F60FD" w14:textId="77777777" w:rsidR="00433EDE" w:rsidRDefault="00433EDE" w:rsidP="00433EDE">
            <w:pPr>
              <w:spacing w:before="120" w:after="120" w:line="312" w:lineRule="auto"/>
              <w:jc w:val="left"/>
              <w:rPr>
                <w:rFonts w:eastAsia="Times New Roman" w:cs="Times New Roman"/>
                <w:color w:val="000000"/>
                <w:szCs w:val="26"/>
              </w:rPr>
            </w:pPr>
            <w:r>
              <w:rPr>
                <w:rFonts w:eastAsia="Times New Roman" w:cs="Times New Roman"/>
                <w:szCs w:val="26"/>
              </w:rPr>
              <w:t>Nhà hảo tâm, Small Giving, Way4</w:t>
            </w:r>
          </w:p>
        </w:tc>
      </w:tr>
    </w:tbl>
    <w:p w14:paraId="3711DFF4" w14:textId="77777777" w:rsidR="006E45C1" w:rsidRPr="00084C61" w:rsidRDefault="00E52A43" w:rsidP="00084C61">
      <w:pPr>
        <w:pStyle w:val="Caption1"/>
      </w:pPr>
      <w:bookmarkStart w:id="57" w:name="_Toc38309981"/>
      <w:r w:rsidRPr="00084C61">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1</w:t>
      </w:r>
      <w:r w:rsidR="00433EDE">
        <w:rPr>
          <w:noProof/>
        </w:rPr>
        <w:t>4</w:t>
      </w:r>
      <w:r w:rsidR="001C6E58">
        <w:rPr>
          <w:noProof/>
        </w:rPr>
        <w:fldChar w:fldCharType="end"/>
      </w:r>
      <w:r w:rsidRPr="00084C61">
        <w:t>: Đặc tả</w:t>
      </w:r>
      <w:r w:rsidR="00243E38">
        <w:t xml:space="preserve"> các bước trong</w:t>
      </w:r>
      <w:r w:rsidRPr="00084C61">
        <w:t xml:space="preserve"> quy trình thực hiện quyên góp.</w:t>
      </w:r>
      <w:bookmarkEnd w:id="57"/>
    </w:p>
    <w:p w14:paraId="43C97280" w14:textId="77777777" w:rsidR="001846F9" w:rsidRDefault="001846F9"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58" w:name="_Toc38143561"/>
      <w:r w:rsidRPr="001846F9">
        <w:rPr>
          <w:rFonts w:ascii="Times New Roman" w:hAnsi="Times New Roman" w:cs="Times New Roman"/>
          <w:b/>
          <w:i/>
          <w:color w:val="auto"/>
          <w:sz w:val="26"/>
          <w:szCs w:val="26"/>
        </w:rPr>
        <w:t>2.3.1</w:t>
      </w:r>
      <w:r w:rsidR="00433EDE">
        <w:rPr>
          <w:rFonts w:ascii="Times New Roman" w:hAnsi="Times New Roman" w:cs="Times New Roman"/>
          <w:b/>
          <w:i/>
          <w:color w:val="auto"/>
          <w:sz w:val="26"/>
          <w:szCs w:val="26"/>
        </w:rPr>
        <w:t>3</w:t>
      </w:r>
      <w:r w:rsidRPr="001846F9">
        <w:rPr>
          <w:rFonts w:ascii="Times New Roman" w:hAnsi="Times New Roman" w:cs="Times New Roman"/>
          <w:b/>
          <w:i/>
          <w:color w:val="auto"/>
          <w:sz w:val="26"/>
          <w:szCs w:val="26"/>
        </w:rPr>
        <w:t>. Quy trình truy xuất báo cáo</w:t>
      </w:r>
      <w:bookmarkEnd w:id="58"/>
    </w:p>
    <w:p w14:paraId="223A70B1" w14:textId="77777777" w:rsidR="001846F9" w:rsidRDefault="001846F9" w:rsidP="001846F9">
      <w:pPr>
        <w:ind w:left="1440"/>
        <w:rPr>
          <w:i/>
        </w:rPr>
      </w:pPr>
      <w:r w:rsidRPr="001846F9">
        <w:rPr>
          <w:i/>
        </w:rPr>
        <w:t>2.3.1</w:t>
      </w:r>
      <w:r w:rsidR="00433EDE">
        <w:rPr>
          <w:i/>
        </w:rPr>
        <w:t>3</w:t>
      </w:r>
      <w:r w:rsidRPr="001846F9">
        <w:rPr>
          <w:i/>
        </w:rPr>
        <w:t>.1. Luồng quy trình</w:t>
      </w:r>
    </w:p>
    <w:p w14:paraId="37020820" w14:textId="77777777" w:rsidR="00436A34" w:rsidRDefault="00433EDE" w:rsidP="00433EDE">
      <w:pPr>
        <w:keepNext/>
        <w:jc w:val="center"/>
      </w:pPr>
      <w:ins w:id="59" w:author="HONGPHAN" w:date="2020-04-23T13:02:00Z">
        <w:r>
          <w:rPr>
            <w:noProof/>
          </w:rPr>
          <w:lastRenderedPageBreak/>
          <w:drawing>
            <wp:inline distT="0" distB="0" distL="0" distR="0" wp14:anchorId="501B4E60" wp14:editId="429A9E2E">
              <wp:extent cx="3954163" cy="413467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uy xuất báo cáo v2.png"/>
                      <pic:cNvPicPr/>
                    </pic:nvPicPr>
                    <pic:blipFill>
                      <a:blip r:embed="rId28">
                        <a:extLst>
                          <a:ext uri="{28A0092B-C50C-407E-A947-70E740481C1C}">
                            <a14:useLocalDpi xmlns:a14="http://schemas.microsoft.com/office/drawing/2010/main" val="0"/>
                          </a:ext>
                        </a:extLst>
                      </a:blip>
                      <a:stretch>
                        <a:fillRect/>
                      </a:stretch>
                    </pic:blipFill>
                    <pic:spPr>
                      <a:xfrm>
                        <a:off x="0" y="0"/>
                        <a:ext cx="3957239" cy="4137895"/>
                      </a:xfrm>
                      <a:prstGeom prst="rect">
                        <a:avLst/>
                      </a:prstGeom>
                    </pic:spPr>
                  </pic:pic>
                </a:graphicData>
              </a:graphic>
            </wp:inline>
          </w:drawing>
        </w:r>
      </w:ins>
    </w:p>
    <w:p w14:paraId="63FE7496" w14:textId="77777777" w:rsidR="003221F2" w:rsidRDefault="00436A34" w:rsidP="00436A34">
      <w:pPr>
        <w:pStyle w:val="Caption1"/>
      </w:pPr>
      <w:bookmarkStart w:id="60" w:name="_Toc38145555"/>
      <w:r>
        <w:t>Hình 2.</w:t>
      </w:r>
      <w:r w:rsidR="001C6E58">
        <w:rPr>
          <w:noProof/>
        </w:rPr>
        <w:fldChar w:fldCharType="begin"/>
      </w:r>
      <w:r w:rsidR="001C6E58">
        <w:rPr>
          <w:noProof/>
        </w:rPr>
        <w:instrText xml:space="preserve"> SEQ Hình \* ARABIC </w:instrText>
      </w:r>
      <w:r w:rsidR="001C6E58">
        <w:rPr>
          <w:noProof/>
        </w:rPr>
        <w:fldChar w:fldCharType="separate"/>
      </w:r>
      <w:r w:rsidR="00EE7F5C">
        <w:rPr>
          <w:noProof/>
        </w:rPr>
        <w:t>3</w:t>
      </w:r>
      <w:r w:rsidR="001C6E58">
        <w:rPr>
          <w:noProof/>
        </w:rPr>
        <w:fldChar w:fldCharType="end"/>
      </w:r>
      <w:r>
        <w:t>: Quy trình báo cáo.</w:t>
      </w:r>
      <w:bookmarkEnd w:id="60"/>
    </w:p>
    <w:p w14:paraId="33CB8AD7" w14:textId="77777777" w:rsidR="001846F9" w:rsidRDefault="001846F9" w:rsidP="001846F9">
      <w:pPr>
        <w:ind w:left="720" w:firstLine="720"/>
        <w:rPr>
          <w:i/>
        </w:rPr>
      </w:pPr>
      <w:r w:rsidRPr="001846F9">
        <w:rPr>
          <w:i/>
        </w:rPr>
        <w:t>2.3.1</w:t>
      </w:r>
      <w:r w:rsidR="00433EDE">
        <w:rPr>
          <w:i/>
        </w:rPr>
        <w:t>3</w:t>
      </w:r>
      <w:r w:rsidRPr="001846F9">
        <w:rPr>
          <w:i/>
        </w:rPr>
        <w:t>.2. Đặc tả chi tiết</w:t>
      </w:r>
    </w:p>
    <w:tbl>
      <w:tblPr>
        <w:tblW w:w="9204"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425"/>
        <w:gridCol w:w="5811"/>
        <w:gridCol w:w="1276"/>
      </w:tblGrid>
      <w:tr w:rsidR="00084C61" w14:paraId="76895595"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A269C"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STT</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7F39C"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Nhiệm vụ</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95F58"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B8B3C" w14:textId="77777777" w:rsidR="00084C61" w:rsidRDefault="00084C61" w:rsidP="00D23EB7">
            <w:pPr>
              <w:spacing w:before="120" w:after="120" w:line="312" w:lineRule="auto"/>
              <w:jc w:val="center"/>
              <w:rPr>
                <w:rFonts w:eastAsia="Times New Roman" w:cs="Times New Roman"/>
                <w:b/>
                <w:szCs w:val="26"/>
              </w:rPr>
            </w:pPr>
            <w:r>
              <w:rPr>
                <w:rFonts w:eastAsia="Times New Roman" w:cs="Times New Roman"/>
                <w:b/>
                <w:color w:val="000000"/>
                <w:szCs w:val="26"/>
              </w:rPr>
              <w:t>Tác nhân</w:t>
            </w:r>
          </w:p>
        </w:tc>
      </w:tr>
      <w:tr w:rsidR="00084C61" w14:paraId="22DA4713"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53EB3" w14:textId="77777777" w:rsidR="00084C61" w:rsidRDefault="00084C61" w:rsidP="00D23EB7">
            <w:pPr>
              <w:spacing w:before="120" w:after="120" w:line="312" w:lineRule="auto"/>
              <w:jc w:val="center"/>
              <w:rPr>
                <w:rFonts w:eastAsia="Times New Roman" w:cs="Times New Roman"/>
                <w:szCs w:val="26"/>
              </w:rPr>
            </w:pPr>
            <w:r>
              <w:rPr>
                <w:rFonts w:eastAsia="Times New Roman" w:cs="Times New Roman"/>
                <w:szCs w:val="26"/>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31F63"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color w:val="000000"/>
                <w:szCs w:val="26"/>
              </w:rPr>
              <w:t>Chọn tính năng báo cáo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7E1F2" w14:textId="77777777" w:rsidR="00084C61" w:rsidRDefault="00084C61" w:rsidP="00D23EB7">
            <w:pPr>
              <w:pStyle w:val="cham"/>
              <w:rPr>
                <w:color w:val="000000"/>
              </w:rPr>
            </w:pPr>
            <w:r>
              <w:t>Phụ trách CLB truy cập trang quản trị và</w:t>
            </w:r>
            <w:r>
              <w:rPr>
                <w:color w:val="000000"/>
              </w:rPr>
              <w:t xml:space="preserve"> lựa chọn tính năng báo cáo thích hợp</w:t>
            </w:r>
            <w:r>
              <w:t>:</w:t>
            </w:r>
          </w:p>
          <w:p w14:paraId="3963D79B" w14:textId="77777777" w:rsidR="00084C61" w:rsidRDefault="00084C61" w:rsidP="00D23EB7">
            <w:pPr>
              <w:pStyle w:val="Style1"/>
              <w:spacing w:before="120" w:after="120"/>
            </w:pPr>
            <w:r>
              <w:t>Báo cáo giao dịch nạp tiền.</w:t>
            </w:r>
          </w:p>
          <w:p w14:paraId="46533537" w14:textId="77777777" w:rsidR="00084C61" w:rsidRDefault="00084C61" w:rsidP="00D23EB7">
            <w:pPr>
              <w:pStyle w:val="Style1"/>
              <w:spacing w:before="120" w:after="120"/>
            </w:pPr>
            <w:r>
              <w:t>Báo cáo giao dịch thực hiện khảo sát.</w:t>
            </w:r>
          </w:p>
          <w:p w14:paraId="012D6C01" w14:textId="77777777" w:rsidR="00084C61" w:rsidRDefault="00084C61" w:rsidP="00D23EB7">
            <w:pPr>
              <w:pStyle w:val="Style1"/>
              <w:spacing w:before="120" w:after="120"/>
            </w:pPr>
            <w:r>
              <w:t>Báo cáo giao dịch thực hiện điểm danh</w:t>
            </w:r>
          </w:p>
          <w:p w14:paraId="469520DA" w14:textId="77777777" w:rsidR="00084C61" w:rsidRPr="004D7C66" w:rsidRDefault="00084C61" w:rsidP="00433EDE">
            <w:pPr>
              <w:pStyle w:val="Style1"/>
              <w:spacing w:before="120" w:after="120"/>
            </w:pPr>
            <w:r>
              <w:t>Báo cáo giao dịch quyên góp.</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A37C4"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Phụ trách CLB</w:t>
            </w:r>
          </w:p>
        </w:tc>
      </w:tr>
      <w:tr w:rsidR="00433EDE" w14:paraId="5F86996C"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57AD2" w14:textId="77777777" w:rsidR="00433EDE" w:rsidRDefault="00433EDE" w:rsidP="00D23EB7">
            <w:pPr>
              <w:spacing w:before="120" w:after="120" w:line="312" w:lineRule="auto"/>
              <w:jc w:val="center"/>
              <w:rPr>
                <w:rFonts w:eastAsia="Times New Roman" w:cs="Times New Roman"/>
                <w:szCs w:val="26"/>
              </w:rPr>
            </w:pPr>
            <w:r>
              <w:rPr>
                <w:rFonts w:eastAsia="Times New Roman" w:cs="Times New Roman"/>
                <w:szCs w:val="26"/>
              </w:rPr>
              <w:lastRenderedPageBreak/>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598BD" w14:textId="77777777" w:rsidR="00433EDE" w:rsidRDefault="00433EDE" w:rsidP="00D23EB7">
            <w:pPr>
              <w:spacing w:before="120" w:after="120" w:line="312" w:lineRule="auto"/>
              <w:jc w:val="left"/>
              <w:rPr>
                <w:rFonts w:eastAsia="Times New Roman" w:cs="Times New Roman"/>
                <w:color w:val="000000"/>
                <w:szCs w:val="26"/>
              </w:rPr>
            </w:pPr>
            <w:r>
              <w:rPr>
                <w:rFonts w:eastAsia="Times New Roman" w:cs="Times New Roman"/>
                <w:color w:val="000000"/>
                <w:szCs w:val="26"/>
              </w:rPr>
              <w:t>Chọn kỳ hạn báo cáo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16B52" w14:textId="77777777" w:rsidR="00433EDE" w:rsidRDefault="00433EDE" w:rsidP="00D23EB7">
            <w:pPr>
              <w:pStyle w:val="cham"/>
            </w:pPr>
            <w:r>
              <w:t xml:space="preserve">Phụ trách CLB chọn thời gian </w:t>
            </w:r>
            <w:r>
              <w:rPr>
                <w:i/>
              </w:rPr>
              <w:t>đầu kỳ</w:t>
            </w:r>
            <w:r>
              <w:t xml:space="preserve"> và </w:t>
            </w:r>
            <w:r w:rsidRPr="00294334">
              <w:rPr>
                <w:i/>
              </w:rPr>
              <w:t>cuối kỳ</w:t>
            </w:r>
            <w:r>
              <w:t xml:space="preserve"> để thống kê báo cáo.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EE868" w14:textId="77777777" w:rsidR="00433EDE" w:rsidRDefault="00433EDE" w:rsidP="00D23EB7">
            <w:pPr>
              <w:spacing w:before="120" w:after="120" w:line="312" w:lineRule="auto"/>
              <w:jc w:val="left"/>
              <w:rPr>
                <w:rFonts w:eastAsia="Times New Roman" w:cs="Times New Roman"/>
                <w:szCs w:val="26"/>
              </w:rPr>
            </w:pPr>
            <w:r>
              <w:rPr>
                <w:rFonts w:eastAsia="Times New Roman" w:cs="Times New Roman"/>
                <w:szCs w:val="26"/>
              </w:rPr>
              <w:t>Phụ trách CLB</w:t>
            </w:r>
          </w:p>
        </w:tc>
      </w:tr>
      <w:tr w:rsidR="00084C61" w14:paraId="039E1651" w14:textId="77777777" w:rsidTr="00084C61">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8B48E" w14:textId="77777777" w:rsidR="00084C61" w:rsidRDefault="00433EDE" w:rsidP="00D23EB7">
            <w:pPr>
              <w:spacing w:before="120" w:after="120" w:line="312" w:lineRule="auto"/>
              <w:jc w:val="center"/>
              <w:rPr>
                <w:rFonts w:eastAsia="Times New Roman" w:cs="Times New Roman"/>
                <w:szCs w:val="26"/>
              </w:rPr>
            </w:pPr>
            <w:r>
              <w:rPr>
                <w:rFonts w:eastAsia="Times New Roman" w:cs="Times New Roman"/>
                <w:szCs w:val="26"/>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380C7" w14:textId="77777777" w:rsidR="00084C61" w:rsidRDefault="00433EDE" w:rsidP="00D23EB7">
            <w:pPr>
              <w:spacing w:before="120" w:after="120" w:line="312" w:lineRule="auto"/>
              <w:jc w:val="left"/>
              <w:rPr>
                <w:rFonts w:eastAsia="Times New Roman" w:cs="Times New Roman"/>
                <w:szCs w:val="26"/>
              </w:rPr>
            </w:pPr>
            <w:r>
              <w:rPr>
                <w:rFonts w:eastAsia="Times New Roman" w:cs="Times New Roman"/>
                <w:szCs w:val="26"/>
              </w:rPr>
              <w:t>Xác nhận yêu cầu báo cáo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0404A" w14:textId="77777777" w:rsidR="00433EDE" w:rsidRDefault="00433EDE" w:rsidP="00433EDE">
            <w:pPr>
              <w:pStyle w:val="cham"/>
            </w:pPr>
            <w:r>
              <w:t>Phụ trách CLB nhấn nút xác nhận yêu cầu báo cáo.</w:t>
            </w:r>
          </w:p>
          <w:p w14:paraId="4BCF233C" w14:textId="77777777" w:rsidR="00433EDE" w:rsidRDefault="00433EDE" w:rsidP="00433EDE">
            <w:pPr>
              <w:pStyle w:val="cham"/>
            </w:pPr>
            <w:r>
              <w:t>Hệ thống Small Giving chuyển lệnh truy xuất cho Way4.</w:t>
            </w:r>
          </w:p>
          <w:p w14:paraId="64879228" w14:textId="77777777" w:rsidR="00433EDE" w:rsidRDefault="00433EDE" w:rsidP="00433EDE">
            <w:pPr>
              <w:pStyle w:val="cham"/>
            </w:pPr>
            <w:r>
              <w:t>Hệ thống Way4 thực hiện API (13.1) truy xuất các thông tin cần thiết.</w:t>
            </w:r>
          </w:p>
          <w:p w14:paraId="3FFEEECF" w14:textId="77777777" w:rsidR="00084C61" w:rsidRDefault="00433EDE" w:rsidP="00433EDE">
            <w:pPr>
              <w:pStyle w:val="cham"/>
            </w:pPr>
            <w:r>
              <w:t>Hệ thống Small Giving thực hiện hiển thị báo cáo.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C52B7" w14:textId="77777777" w:rsidR="00084C61" w:rsidRDefault="00433EDE" w:rsidP="00D23EB7">
            <w:pPr>
              <w:spacing w:before="120" w:after="120" w:line="312" w:lineRule="auto"/>
              <w:jc w:val="left"/>
              <w:rPr>
                <w:rFonts w:eastAsia="Times New Roman" w:cs="Times New Roman"/>
                <w:szCs w:val="26"/>
              </w:rPr>
            </w:pPr>
            <w:r>
              <w:rPr>
                <w:rFonts w:eastAsia="Times New Roman" w:cs="Times New Roman"/>
                <w:szCs w:val="26"/>
              </w:rPr>
              <w:t>Phụ trách CLB, Way4, Small Giving</w:t>
            </w:r>
          </w:p>
        </w:tc>
      </w:tr>
      <w:tr w:rsidR="00084C61" w14:paraId="545E316F" w14:textId="77777777" w:rsidTr="00084C61">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AE11D" w14:textId="77777777" w:rsidR="00084C61" w:rsidRDefault="00433EDE" w:rsidP="00D23EB7">
            <w:pPr>
              <w:spacing w:before="120" w:after="120" w:line="312" w:lineRule="auto"/>
              <w:jc w:val="center"/>
              <w:rPr>
                <w:rFonts w:eastAsia="Times New Roman" w:cs="Times New Roman"/>
                <w:szCs w:val="26"/>
              </w:rPr>
            </w:pPr>
            <w:r>
              <w:rPr>
                <w:rFonts w:eastAsia="Times New Roman" w:cs="Times New Roman"/>
                <w:szCs w:val="26"/>
              </w:rPr>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AFE83"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In báo cáo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2AD6C" w14:textId="77777777" w:rsidR="00084C61" w:rsidRDefault="00084C61" w:rsidP="00D23EB7">
            <w:pPr>
              <w:pStyle w:val="cham"/>
              <w:rPr>
                <w:color w:val="000000"/>
              </w:rPr>
            </w:pPr>
            <w:r>
              <w:rPr>
                <w:color w:val="000000"/>
              </w:rPr>
              <w:t>Thực hiện tính năng “</w:t>
            </w:r>
            <w:r>
              <w:t>In</w:t>
            </w:r>
            <w:r>
              <w:rPr>
                <w:color w:val="000000"/>
              </w:rPr>
              <w:t xml:space="preserve"> báo cáo” khi đã truy xuất được </w:t>
            </w:r>
            <w:r>
              <w:t>thông tin</w:t>
            </w:r>
            <w:r>
              <w:rPr>
                <w:color w:val="000000"/>
              </w:rPr>
              <w:t xml:space="preserve"> mong muốn.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3ED2A" w14:textId="77777777" w:rsidR="00084C61" w:rsidRDefault="00084C61" w:rsidP="00D23EB7">
            <w:pPr>
              <w:spacing w:before="120" w:after="120" w:line="312" w:lineRule="auto"/>
              <w:jc w:val="left"/>
              <w:rPr>
                <w:rFonts w:eastAsia="Times New Roman" w:cs="Times New Roman"/>
                <w:szCs w:val="26"/>
              </w:rPr>
            </w:pPr>
            <w:r>
              <w:rPr>
                <w:rFonts w:eastAsia="Times New Roman" w:cs="Times New Roman"/>
                <w:szCs w:val="26"/>
              </w:rPr>
              <w:t>Phụ trách CLB</w:t>
            </w:r>
          </w:p>
        </w:tc>
      </w:tr>
    </w:tbl>
    <w:p w14:paraId="3C9B4C9C" w14:textId="77777777" w:rsidR="00F71D18" w:rsidRPr="00084C61" w:rsidRDefault="00E52A43" w:rsidP="00084C61">
      <w:pPr>
        <w:pStyle w:val="Caption1"/>
      </w:pPr>
      <w:bookmarkStart w:id="61" w:name="_Toc38309982"/>
      <w:r w:rsidRPr="00084C61">
        <w:t xml:space="preserve">Bảng </w:t>
      </w:r>
      <w:r w:rsidR="0070044E">
        <w:t>2.</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14</w:t>
      </w:r>
      <w:r w:rsidR="001C6E58">
        <w:rPr>
          <w:noProof/>
        </w:rPr>
        <w:fldChar w:fldCharType="end"/>
      </w:r>
      <w:r w:rsidRPr="00084C61">
        <w:t>: Đặc tả</w:t>
      </w:r>
      <w:r w:rsidR="00243E38">
        <w:t xml:space="preserve"> các bước trong</w:t>
      </w:r>
      <w:r w:rsidRPr="00084C61">
        <w:t xml:space="preserve"> quy trình báo cáo.</w:t>
      </w:r>
      <w:bookmarkEnd w:id="61"/>
    </w:p>
    <w:p w14:paraId="2CD6DBFB" w14:textId="77777777" w:rsidR="002F4D1E" w:rsidRDefault="002F4D1E" w:rsidP="006D4FA0">
      <w:pPr>
        <w:rPr>
          <w:b/>
          <w:sz w:val="28"/>
          <w:szCs w:val="28"/>
          <w:lang w:val="vi-VN"/>
        </w:rPr>
      </w:pPr>
    </w:p>
    <w:p w14:paraId="49C207D2" w14:textId="77777777" w:rsidR="000B07CF" w:rsidRDefault="000B07CF" w:rsidP="006D4FA0">
      <w:pPr>
        <w:rPr>
          <w:b/>
          <w:sz w:val="28"/>
          <w:szCs w:val="28"/>
          <w:lang w:val="vi-VN"/>
        </w:rPr>
        <w:sectPr w:rsidR="000B07CF" w:rsidSect="001D5998">
          <w:pgSz w:w="12240" w:h="15840"/>
          <w:pgMar w:top="1440" w:right="1440" w:bottom="1440" w:left="1440" w:header="720" w:footer="720" w:gutter="0"/>
          <w:cols w:space="720"/>
          <w:docGrid w:linePitch="360"/>
        </w:sectPr>
      </w:pPr>
    </w:p>
    <w:p w14:paraId="33B2E2C0" w14:textId="77777777" w:rsidR="000C78FA" w:rsidRDefault="006D4FA0" w:rsidP="000B07CF">
      <w:pPr>
        <w:pStyle w:val="Heading1"/>
        <w:spacing w:line="360" w:lineRule="auto"/>
        <w:ind w:left="567" w:right="571" w:firstLine="567"/>
        <w:rPr>
          <w:rFonts w:ascii="Times New Roman" w:hAnsi="Times New Roman"/>
          <w:sz w:val="28"/>
          <w:szCs w:val="28"/>
        </w:rPr>
      </w:pPr>
      <w:bookmarkStart w:id="62" w:name="_Toc38143562"/>
      <w:r w:rsidRPr="001846F9">
        <w:rPr>
          <w:rFonts w:ascii="Times New Roman" w:hAnsi="Times New Roman"/>
          <w:sz w:val="28"/>
          <w:szCs w:val="28"/>
          <w:lang w:val="vi-VN"/>
        </w:rPr>
        <w:lastRenderedPageBreak/>
        <w:t xml:space="preserve">CHƯƠNG </w:t>
      </w:r>
      <w:r w:rsidR="00A75947" w:rsidRPr="001846F9">
        <w:rPr>
          <w:rFonts w:ascii="Times New Roman" w:hAnsi="Times New Roman"/>
          <w:sz w:val="28"/>
          <w:szCs w:val="28"/>
        </w:rPr>
        <w:t>3</w:t>
      </w:r>
      <w:r w:rsidRPr="001846F9">
        <w:rPr>
          <w:rFonts w:ascii="Times New Roman" w:hAnsi="Times New Roman"/>
          <w:sz w:val="28"/>
          <w:szCs w:val="28"/>
          <w:lang w:val="vi-VN"/>
        </w:rPr>
        <w:t xml:space="preserve">: </w:t>
      </w:r>
      <w:r w:rsidR="002F4D1E" w:rsidRPr="001846F9">
        <w:rPr>
          <w:rFonts w:ascii="Times New Roman" w:hAnsi="Times New Roman"/>
          <w:sz w:val="28"/>
          <w:szCs w:val="28"/>
        </w:rPr>
        <w:t>THIẾT KẾ HỆ THỐNG</w:t>
      </w:r>
      <w:bookmarkEnd w:id="62"/>
    </w:p>
    <w:p w14:paraId="70B1A2F5" w14:textId="77777777" w:rsidR="00536B71" w:rsidRPr="00536B71" w:rsidRDefault="00536B71" w:rsidP="000B07CF">
      <w:pPr>
        <w:spacing w:line="312" w:lineRule="auto"/>
        <w:ind w:left="567" w:right="571" w:firstLine="567"/>
        <w:rPr>
          <w:i/>
        </w:rPr>
      </w:pPr>
      <w:r w:rsidRPr="00536B71">
        <w:rPr>
          <w:i/>
        </w:rPr>
        <w:t>Tại chương 3, tác giả đi vào thiết kế hệ thống về mặt giao diện (bao gồm giao diện phía người dùng và phía quản trị) và về cơ sở dữ liệu. Các thiết kế đảm bảo thống nhất, mạch lạc với phân tích phía bên trên.</w:t>
      </w:r>
    </w:p>
    <w:p w14:paraId="69C58E95" w14:textId="77777777" w:rsidR="00824672" w:rsidRPr="001846F9" w:rsidRDefault="000C78FA" w:rsidP="001846F9">
      <w:pPr>
        <w:pStyle w:val="Heading2"/>
        <w:spacing w:line="360" w:lineRule="auto"/>
        <w:rPr>
          <w:rFonts w:ascii="Times New Roman" w:hAnsi="Times New Roman" w:cs="Times New Roman"/>
          <w:b/>
          <w:color w:val="auto"/>
        </w:rPr>
      </w:pPr>
      <w:bookmarkStart w:id="63" w:name="_Toc38143563"/>
      <w:r w:rsidRPr="001846F9">
        <w:rPr>
          <w:rFonts w:ascii="Times New Roman" w:hAnsi="Times New Roman" w:cs="Times New Roman"/>
          <w:b/>
          <w:color w:val="auto"/>
        </w:rPr>
        <w:t>3.1. Thiết kế giao diện hệ thống</w:t>
      </w:r>
      <w:bookmarkEnd w:id="63"/>
    </w:p>
    <w:p w14:paraId="5AFBD473" w14:textId="77777777" w:rsidR="000C78FA" w:rsidRDefault="000C78FA"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color w:val="auto"/>
          <w:sz w:val="26"/>
          <w:szCs w:val="26"/>
        </w:rPr>
        <w:tab/>
      </w:r>
      <w:bookmarkStart w:id="64" w:name="_Toc38143564"/>
      <w:r w:rsidRPr="001846F9">
        <w:rPr>
          <w:rFonts w:ascii="Times New Roman" w:hAnsi="Times New Roman" w:cs="Times New Roman"/>
          <w:b/>
          <w:i/>
          <w:color w:val="auto"/>
          <w:sz w:val="26"/>
          <w:szCs w:val="26"/>
        </w:rPr>
        <w:t xml:space="preserve">3.1.1. Giao diện </w:t>
      </w:r>
      <w:r w:rsidR="006E45C1">
        <w:rPr>
          <w:rFonts w:ascii="Times New Roman" w:hAnsi="Times New Roman" w:cs="Times New Roman"/>
          <w:b/>
          <w:i/>
          <w:color w:val="auto"/>
          <w:sz w:val="26"/>
          <w:szCs w:val="26"/>
        </w:rPr>
        <w:t>người dùng</w:t>
      </w:r>
      <w:bookmarkEnd w:id="64"/>
    </w:p>
    <w:p w14:paraId="0A123651" w14:textId="77777777" w:rsidR="00CE48E6" w:rsidRDefault="00CE48E6" w:rsidP="008E2398">
      <w:pPr>
        <w:pStyle w:val="thongthuong"/>
        <w:ind w:firstLine="0"/>
      </w:pPr>
      <w:r>
        <w:t>Đăng k</w:t>
      </w:r>
      <w:r w:rsidR="000D5AD6">
        <w:t>ý</w:t>
      </w:r>
      <w:r w:rsidR="00FE2677">
        <w:t>/</w:t>
      </w:r>
      <w:r>
        <w:t>đăng nhập</w:t>
      </w:r>
    </w:p>
    <w:p w14:paraId="77BA8289" w14:textId="724BDB8F" w:rsidR="00CE48E6" w:rsidRDefault="00CE48E6" w:rsidP="00CE48E6">
      <w:pPr>
        <w:pStyle w:val="thongthuong"/>
        <w:ind w:firstLine="0"/>
      </w:pPr>
      <w:r>
        <w:rPr>
          <w:noProof/>
        </w:rPr>
        <w:drawing>
          <wp:anchor distT="0" distB="0" distL="114300" distR="114300" simplePos="0" relativeHeight="251658240" behindDoc="0" locked="0" layoutInCell="1" allowOverlap="1" wp14:anchorId="40B3145E" wp14:editId="575BA814">
            <wp:simplePos x="914400" y="3111690"/>
            <wp:positionH relativeFrom="column">
              <wp:align>left</wp:align>
            </wp:positionH>
            <wp:positionV relativeFrom="paragraph">
              <wp:align>top</wp:align>
            </wp:positionV>
            <wp:extent cx="2295525" cy="2456263"/>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ki.png"/>
                    <pic:cNvPicPr/>
                  </pic:nvPicPr>
                  <pic:blipFill>
                    <a:blip r:embed="rId29">
                      <a:extLst>
                        <a:ext uri="{28A0092B-C50C-407E-A947-70E740481C1C}">
                          <a14:useLocalDpi xmlns:a14="http://schemas.microsoft.com/office/drawing/2010/main" val="0"/>
                        </a:ext>
                      </a:extLst>
                    </a:blip>
                    <a:stretch>
                      <a:fillRect/>
                    </a:stretch>
                  </pic:blipFill>
                  <pic:spPr>
                    <a:xfrm>
                      <a:off x="0" y="0"/>
                      <a:ext cx="2295525" cy="2456263"/>
                    </a:xfrm>
                    <a:prstGeom prst="rect">
                      <a:avLst/>
                    </a:prstGeom>
                  </pic:spPr>
                </pic:pic>
              </a:graphicData>
            </a:graphic>
          </wp:anchor>
        </w:drawing>
      </w:r>
      <w:r w:rsidR="00577754">
        <w:br w:type="textWrapping" w:clear="all"/>
      </w:r>
    </w:p>
    <w:tbl>
      <w:tblPr>
        <w:tblStyle w:val="TableGrid"/>
        <w:tblW w:w="9493" w:type="dxa"/>
        <w:tblLook w:val="04A0" w:firstRow="1" w:lastRow="0" w:firstColumn="1" w:lastColumn="0" w:noHBand="0" w:noVBand="1"/>
      </w:tblPr>
      <w:tblGrid>
        <w:gridCol w:w="709"/>
        <w:gridCol w:w="1696"/>
        <w:gridCol w:w="4253"/>
        <w:gridCol w:w="1417"/>
        <w:gridCol w:w="1418"/>
      </w:tblGrid>
      <w:tr w:rsidR="00CE48E6" w:rsidRPr="00CE48E6" w14:paraId="2CC7BEEB" w14:textId="77777777" w:rsidTr="00CE48E6">
        <w:tc>
          <w:tcPr>
            <w:tcW w:w="709" w:type="dxa"/>
          </w:tcPr>
          <w:p w14:paraId="492EBC0D" w14:textId="77777777" w:rsidR="00CE48E6" w:rsidRPr="00CE48E6" w:rsidRDefault="00CE48E6" w:rsidP="00CE48E6">
            <w:pPr>
              <w:pStyle w:val="thongthuong"/>
              <w:ind w:firstLine="0"/>
              <w:jc w:val="center"/>
              <w:rPr>
                <w:b/>
              </w:rPr>
            </w:pPr>
            <w:r w:rsidRPr="00CE48E6">
              <w:rPr>
                <w:b/>
              </w:rPr>
              <w:t>STT</w:t>
            </w:r>
          </w:p>
        </w:tc>
        <w:tc>
          <w:tcPr>
            <w:tcW w:w="1696" w:type="dxa"/>
          </w:tcPr>
          <w:p w14:paraId="20F12959" w14:textId="77777777" w:rsidR="00CE48E6" w:rsidRPr="00CE48E6" w:rsidRDefault="00CE48E6" w:rsidP="00CE48E6">
            <w:pPr>
              <w:pStyle w:val="thongthuong"/>
              <w:ind w:firstLine="0"/>
              <w:jc w:val="center"/>
              <w:rPr>
                <w:b/>
              </w:rPr>
            </w:pPr>
            <w:r w:rsidRPr="00CE48E6">
              <w:rPr>
                <w:b/>
              </w:rPr>
              <w:t>Tên trường</w:t>
            </w:r>
          </w:p>
        </w:tc>
        <w:tc>
          <w:tcPr>
            <w:tcW w:w="4253" w:type="dxa"/>
          </w:tcPr>
          <w:p w14:paraId="5ECC0104" w14:textId="77777777" w:rsidR="00CE48E6" w:rsidRPr="00CE48E6" w:rsidRDefault="00CE48E6" w:rsidP="00CE48E6">
            <w:pPr>
              <w:pStyle w:val="thongthuong"/>
              <w:ind w:firstLine="0"/>
              <w:jc w:val="center"/>
              <w:rPr>
                <w:b/>
              </w:rPr>
            </w:pPr>
            <w:r w:rsidRPr="00CE48E6">
              <w:rPr>
                <w:b/>
              </w:rPr>
              <w:t>Mô tả</w:t>
            </w:r>
          </w:p>
        </w:tc>
        <w:tc>
          <w:tcPr>
            <w:tcW w:w="1417" w:type="dxa"/>
          </w:tcPr>
          <w:p w14:paraId="534FCD72" w14:textId="77777777" w:rsidR="00CE48E6" w:rsidRPr="00CE48E6" w:rsidRDefault="00CE48E6" w:rsidP="00CE48E6">
            <w:pPr>
              <w:pStyle w:val="thongthuong"/>
              <w:ind w:firstLine="0"/>
              <w:jc w:val="center"/>
              <w:rPr>
                <w:b/>
              </w:rPr>
            </w:pPr>
            <w:r w:rsidRPr="00CE48E6">
              <w:rPr>
                <w:b/>
              </w:rPr>
              <w:t>Kiểu</w:t>
            </w:r>
          </w:p>
        </w:tc>
        <w:tc>
          <w:tcPr>
            <w:tcW w:w="1418" w:type="dxa"/>
          </w:tcPr>
          <w:p w14:paraId="378963D5" w14:textId="77777777" w:rsidR="00CE48E6" w:rsidRPr="00CE48E6" w:rsidRDefault="00CE48E6" w:rsidP="00CE48E6">
            <w:pPr>
              <w:pStyle w:val="thongthuong"/>
              <w:ind w:firstLine="0"/>
              <w:jc w:val="center"/>
              <w:rPr>
                <w:b/>
              </w:rPr>
            </w:pPr>
            <w:r w:rsidRPr="00CE48E6">
              <w:rPr>
                <w:b/>
              </w:rPr>
              <w:t>Trạng thái</w:t>
            </w:r>
          </w:p>
        </w:tc>
      </w:tr>
      <w:tr w:rsidR="00CE48E6" w14:paraId="0C47CF26" w14:textId="77777777" w:rsidTr="00CE48E6">
        <w:tc>
          <w:tcPr>
            <w:tcW w:w="709" w:type="dxa"/>
          </w:tcPr>
          <w:p w14:paraId="05F3FD5D" w14:textId="77777777" w:rsidR="00CE48E6" w:rsidRDefault="00CE48E6" w:rsidP="00CE48E6">
            <w:pPr>
              <w:pStyle w:val="thongthuong"/>
              <w:ind w:firstLine="0"/>
              <w:jc w:val="center"/>
            </w:pPr>
            <w:r>
              <w:t>1</w:t>
            </w:r>
          </w:p>
        </w:tc>
        <w:tc>
          <w:tcPr>
            <w:tcW w:w="1696" w:type="dxa"/>
          </w:tcPr>
          <w:p w14:paraId="7C4B90E7" w14:textId="77777777" w:rsidR="00CE48E6" w:rsidRDefault="00CE48E6" w:rsidP="00CE48E6">
            <w:pPr>
              <w:pStyle w:val="thongthuong"/>
              <w:ind w:firstLine="0"/>
            </w:pPr>
            <w:r>
              <w:t>Họ tên</w:t>
            </w:r>
          </w:p>
        </w:tc>
        <w:tc>
          <w:tcPr>
            <w:tcW w:w="4253" w:type="dxa"/>
          </w:tcPr>
          <w:p w14:paraId="7A02EFFE" w14:textId="77777777" w:rsidR="00CE48E6" w:rsidRDefault="00CE48E6" w:rsidP="000D5AD6">
            <w:pPr>
              <w:pStyle w:val="thongthuong"/>
              <w:ind w:firstLine="0"/>
            </w:pPr>
            <w:r>
              <w:t xml:space="preserve">Nhập </w:t>
            </w:r>
            <w:r w:rsidR="000D5AD6">
              <w:t>tên hiển thị mong muốn</w:t>
            </w:r>
          </w:p>
        </w:tc>
        <w:tc>
          <w:tcPr>
            <w:tcW w:w="1417" w:type="dxa"/>
          </w:tcPr>
          <w:p w14:paraId="5DBDC9B3" w14:textId="77777777" w:rsidR="00CE48E6" w:rsidRDefault="00CE48E6" w:rsidP="00CE48E6">
            <w:pPr>
              <w:pStyle w:val="thongthuong"/>
              <w:ind w:firstLine="0"/>
            </w:pPr>
            <w:r>
              <w:t>Textbox</w:t>
            </w:r>
          </w:p>
        </w:tc>
        <w:tc>
          <w:tcPr>
            <w:tcW w:w="1418" w:type="dxa"/>
          </w:tcPr>
          <w:p w14:paraId="54EFBD8E" w14:textId="77777777" w:rsidR="00CE48E6" w:rsidRDefault="00CE48E6" w:rsidP="00CE48E6">
            <w:pPr>
              <w:pStyle w:val="thongthuong"/>
              <w:ind w:firstLine="0"/>
            </w:pPr>
            <w:r>
              <w:t>Editable</w:t>
            </w:r>
          </w:p>
        </w:tc>
      </w:tr>
      <w:tr w:rsidR="00CE48E6" w14:paraId="0410665E" w14:textId="77777777" w:rsidTr="00CE48E6">
        <w:tc>
          <w:tcPr>
            <w:tcW w:w="709" w:type="dxa"/>
          </w:tcPr>
          <w:p w14:paraId="39E2A11F" w14:textId="77777777" w:rsidR="00CE48E6" w:rsidRDefault="00CE48E6" w:rsidP="00CE48E6">
            <w:pPr>
              <w:pStyle w:val="thongthuong"/>
              <w:ind w:firstLine="0"/>
              <w:jc w:val="center"/>
            </w:pPr>
            <w:r>
              <w:t>2</w:t>
            </w:r>
          </w:p>
        </w:tc>
        <w:tc>
          <w:tcPr>
            <w:tcW w:w="1696" w:type="dxa"/>
          </w:tcPr>
          <w:p w14:paraId="464C0491" w14:textId="77777777" w:rsidR="00CE48E6" w:rsidRDefault="00CE48E6" w:rsidP="00CE48E6">
            <w:pPr>
              <w:pStyle w:val="thongthuong"/>
              <w:ind w:firstLine="0"/>
            </w:pPr>
            <w:r>
              <w:t>SDT</w:t>
            </w:r>
          </w:p>
        </w:tc>
        <w:tc>
          <w:tcPr>
            <w:tcW w:w="4253" w:type="dxa"/>
          </w:tcPr>
          <w:p w14:paraId="6D581480" w14:textId="77777777" w:rsidR="00CE48E6" w:rsidRDefault="000D5AD6" w:rsidP="00CE48E6">
            <w:pPr>
              <w:pStyle w:val="thongthuong"/>
              <w:ind w:firstLine="0"/>
            </w:pPr>
            <w:r>
              <w:t>Nhập vào số điện thoại</w:t>
            </w:r>
          </w:p>
        </w:tc>
        <w:tc>
          <w:tcPr>
            <w:tcW w:w="1417" w:type="dxa"/>
          </w:tcPr>
          <w:p w14:paraId="67176CEE" w14:textId="77777777" w:rsidR="00CE48E6" w:rsidRDefault="00CE48E6" w:rsidP="00CE48E6">
            <w:pPr>
              <w:pStyle w:val="thongthuong"/>
              <w:ind w:firstLine="0"/>
            </w:pPr>
            <w:r>
              <w:t>Textbox</w:t>
            </w:r>
          </w:p>
        </w:tc>
        <w:tc>
          <w:tcPr>
            <w:tcW w:w="1418" w:type="dxa"/>
          </w:tcPr>
          <w:p w14:paraId="08BADF2D" w14:textId="77777777" w:rsidR="00CE48E6" w:rsidRDefault="00CE48E6" w:rsidP="00CE48E6">
            <w:pPr>
              <w:pStyle w:val="thongthuong"/>
              <w:ind w:firstLine="0"/>
            </w:pPr>
            <w:r>
              <w:t>Editable</w:t>
            </w:r>
          </w:p>
        </w:tc>
      </w:tr>
      <w:tr w:rsidR="00CE48E6" w14:paraId="7B59C2C7" w14:textId="77777777" w:rsidTr="00CE48E6">
        <w:tc>
          <w:tcPr>
            <w:tcW w:w="709" w:type="dxa"/>
          </w:tcPr>
          <w:p w14:paraId="0433CD4A" w14:textId="77777777" w:rsidR="00CE48E6" w:rsidRDefault="00CE48E6" w:rsidP="00CE48E6">
            <w:pPr>
              <w:pStyle w:val="thongthuong"/>
              <w:ind w:firstLine="0"/>
              <w:jc w:val="center"/>
            </w:pPr>
            <w:r>
              <w:t>3</w:t>
            </w:r>
          </w:p>
        </w:tc>
        <w:tc>
          <w:tcPr>
            <w:tcW w:w="1696" w:type="dxa"/>
          </w:tcPr>
          <w:p w14:paraId="525738A5" w14:textId="77777777" w:rsidR="00CE48E6" w:rsidRDefault="00CE48E6" w:rsidP="00CE48E6">
            <w:pPr>
              <w:pStyle w:val="thongthuong"/>
              <w:ind w:firstLine="0"/>
            </w:pPr>
            <w:r>
              <w:t>Email</w:t>
            </w:r>
          </w:p>
        </w:tc>
        <w:tc>
          <w:tcPr>
            <w:tcW w:w="4253" w:type="dxa"/>
          </w:tcPr>
          <w:p w14:paraId="7724E496" w14:textId="77777777" w:rsidR="00CE48E6" w:rsidRDefault="000D5AD6" w:rsidP="00CE48E6">
            <w:pPr>
              <w:pStyle w:val="thongthuong"/>
              <w:ind w:firstLine="0"/>
            </w:pPr>
            <w:r>
              <w:t>Nhập vào email</w:t>
            </w:r>
          </w:p>
        </w:tc>
        <w:tc>
          <w:tcPr>
            <w:tcW w:w="1417" w:type="dxa"/>
          </w:tcPr>
          <w:p w14:paraId="5D6235BE" w14:textId="77777777" w:rsidR="00CE48E6" w:rsidRDefault="00CE48E6" w:rsidP="00CE48E6">
            <w:pPr>
              <w:pStyle w:val="thongthuong"/>
              <w:ind w:firstLine="0"/>
            </w:pPr>
            <w:r>
              <w:t>Textbox</w:t>
            </w:r>
          </w:p>
        </w:tc>
        <w:tc>
          <w:tcPr>
            <w:tcW w:w="1418" w:type="dxa"/>
          </w:tcPr>
          <w:p w14:paraId="1BB49F8E" w14:textId="77777777" w:rsidR="00CE48E6" w:rsidRDefault="00CE48E6" w:rsidP="00CE48E6">
            <w:pPr>
              <w:pStyle w:val="thongthuong"/>
              <w:ind w:firstLine="0"/>
            </w:pPr>
            <w:r>
              <w:t>Editable</w:t>
            </w:r>
          </w:p>
        </w:tc>
      </w:tr>
      <w:tr w:rsidR="00CE48E6" w14:paraId="710FB8E8" w14:textId="77777777" w:rsidTr="00CE48E6">
        <w:tc>
          <w:tcPr>
            <w:tcW w:w="709" w:type="dxa"/>
          </w:tcPr>
          <w:p w14:paraId="3D925556" w14:textId="77777777" w:rsidR="00CE48E6" w:rsidRDefault="00CE48E6" w:rsidP="00CE48E6">
            <w:pPr>
              <w:pStyle w:val="thongthuong"/>
              <w:ind w:firstLine="0"/>
              <w:jc w:val="center"/>
            </w:pPr>
            <w:r>
              <w:t>4</w:t>
            </w:r>
          </w:p>
        </w:tc>
        <w:tc>
          <w:tcPr>
            <w:tcW w:w="1696" w:type="dxa"/>
          </w:tcPr>
          <w:p w14:paraId="31E0A6A0" w14:textId="77777777" w:rsidR="00CE48E6" w:rsidRDefault="00CE48E6" w:rsidP="00CE48E6">
            <w:pPr>
              <w:pStyle w:val="thongthuong"/>
              <w:ind w:firstLine="0"/>
            </w:pPr>
            <w:r>
              <w:t>Mật khẩu</w:t>
            </w:r>
          </w:p>
        </w:tc>
        <w:tc>
          <w:tcPr>
            <w:tcW w:w="4253" w:type="dxa"/>
          </w:tcPr>
          <w:p w14:paraId="12650E90" w14:textId="77777777" w:rsidR="00CE48E6" w:rsidRDefault="000D5AD6" w:rsidP="00CE48E6">
            <w:pPr>
              <w:pStyle w:val="thongthuong"/>
              <w:ind w:firstLine="0"/>
            </w:pPr>
            <w:r>
              <w:t>Tạo một mật khẩu mới</w:t>
            </w:r>
          </w:p>
        </w:tc>
        <w:tc>
          <w:tcPr>
            <w:tcW w:w="1417" w:type="dxa"/>
          </w:tcPr>
          <w:p w14:paraId="49EC53E6" w14:textId="77777777" w:rsidR="00CE48E6" w:rsidRDefault="00CE48E6" w:rsidP="00CE48E6">
            <w:pPr>
              <w:pStyle w:val="thongthuong"/>
              <w:ind w:firstLine="0"/>
            </w:pPr>
            <w:r>
              <w:t>Textbox</w:t>
            </w:r>
          </w:p>
        </w:tc>
        <w:tc>
          <w:tcPr>
            <w:tcW w:w="1418" w:type="dxa"/>
          </w:tcPr>
          <w:p w14:paraId="0A5B7121" w14:textId="77777777" w:rsidR="00CE48E6" w:rsidRDefault="00CE48E6" w:rsidP="00CE48E6">
            <w:pPr>
              <w:pStyle w:val="thongthuong"/>
              <w:ind w:firstLine="0"/>
            </w:pPr>
            <w:r>
              <w:t>Editable</w:t>
            </w:r>
          </w:p>
        </w:tc>
      </w:tr>
      <w:tr w:rsidR="00CE48E6" w14:paraId="1A98AF96" w14:textId="77777777" w:rsidTr="00577754">
        <w:trPr>
          <w:trHeight w:val="866"/>
        </w:trPr>
        <w:tc>
          <w:tcPr>
            <w:tcW w:w="709" w:type="dxa"/>
          </w:tcPr>
          <w:p w14:paraId="033585C9" w14:textId="77777777" w:rsidR="00CE48E6" w:rsidRDefault="000D5AD6" w:rsidP="00CE48E6">
            <w:pPr>
              <w:pStyle w:val="thongthuong"/>
              <w:ind w:firstLine="0"/>
              <w:jc w:val="center"/>
            </w:pPr>
            <w:r>
              <w:t>5</w:t>
            </w:r>
          </w:p>
        </w:tc>
        <w:tc>
          <w:tcPr>
            <w:tcW w:w="1696" w:type="dxa"/>
          </w:tcPr>
          <w:p w14:paraId="375A19E8" w14:textId="77777777" w:rsidR="00CE48E6" w:rsidRDefault="000D5AD6" w:rsidP="00CE48E6">
            <w:pPr>
              <w:pStyle w:val="thongthuong"/>
              <w:ind w:firstLine="0"/>
            </w:pPr>
            <w:r>
              <w:t>Nhập lại mật khẩu</w:t>
            </w:r>
          </w:p>
        </w:tc>
        <w:tc>
          <w:tcPr>
            <w:tcW w:w="4253" w:type="dxa"/>
          </w:tcPr>
          <w:p w14:paraId="16A0A15E" w14:textId="77777777" w:rsidR="00CE48E6" w:rsidRDefault="000D5AD6" w:rsidP="00CE48E6">
            <w:pPr>
              <w:pStyle w:val="thongthuong"/>
              <w:ind w:firstLine="0"/>
            </w:pPr>
            <w:r>
              <w:t>Nhập lại mật khẩu phía bên trên</w:t>
            </w:r>
          </w:p>
        </w:tc>
        <w:tc>
          <w:tcPr>
            <w:tcW w:w="1417" w:type="dxa"/>
          </w:tcPr>
          <w:p w14:paraId="2B5B5397" w14:textId="77777777" w:rsidR="00CE48E6" w:rsidRDefault="00CE48E6" w:rsidP="00CE48E6">
            <w:pPr>
              <w:pStyle w:val="thongthuong"/>
              <w:ind w:firstLine="0"/>
            </w:pPr>
            <w:r>
              <w:t>Textbox</w:t>
            </w:r>
          </w:p>
        </w:tc>
        <w:tc>
          <w:tcPr>
            <w:tcW w:w="1418" w:type="dxa"/>
          </w:tcPr>
          <w:p w14:paraId="69A2836C" w14:textId="77777777" w:rsidR="00CE48E6" w:rsidRDefault="00CE48E6" w:rsidP="00CE48E6">
            <w:pPr>
              <w:pStyle w:val="thongthuong"/>
              <w:ind w:firstLine="0"/>
            </w:pPr>
            <w:r>
              <w:t>Editable</w:t>
            </w:r>
          </w:p>
        </w:tc>
      </w:tr>
      <w:tr w:rsidR="00CE48E6" w14:paraId="1A707A27" w14:textId="77777777" w:rsidTr="00CE48E6">
        <w:tc>
          <w:tcPr>
            <w:tcW w:w="709" w:type="dxa"/>
          </w:tcPr>
          <w:p w14:paraId="6E94CFCD" w14:textId="77777777" w:rsidR="00CE48E6" w:rsidRDefault="000D5AD6" w:rsidP="00CE48E6">
            <w:pPr>
              <w:pStyle w:val="thongthuong"/>
              <w:ind w:firstLine="0"/>
              <w:jc w:val="center"/>
            </w:pPr>
            <w:r>
              <w:t>6</w:t>
            </w:r>
          </w:p>
        </w:tc>
        <w:tc>
          <w:tcPr>
            <w:tcW w:w="1696" w:type="dxa"/>
          </w:tcPr>
          <w:p w14:paraId="5DF4E228" w14:textId="77777777" w:rsidR="00CE48E6" w:rsidRDefault="000D5AD6" w:rsidP="00CE48E6">
            <w:pPr>
              <w:pStyle w:val="thongthuong"/>
              <w:ind w:firstLine="0"/>
            </w:pPr>
            <w:r>
              <w:t>Bỏ qua</w:t>
            </w:r>
          </w:p>
        </w:tc>
        <w:tc>
          <w:tcPr>
            <w:tcW w:w="4253" w:type="dxa"/>
          </w:tcPr>
          <w:p w14:paraId="16950DF2" w14:textId="77777777" w:rsidR="00CE48E6" w:rsidRDefault="000D5AD6" w:rsidP="00CE48E6">
            <w:pPr>
              <w:pStyle w:val="thongthuong"/>
              <w:ind w:firstLine="0"/>
            </w:pPr>
            <w:r>
              <w:t>Hủy bỏ đăng ký</w:t>
            </w:r>
          </w:p>
        </w:tc>
        <w:tc>
          <w:tcPr>
            <w:tcW w:w="1417" w:type="dxa"/>
          </w:tcPr>
          <w:p w14:paraId="6F44C897" w14:textId="77777777" w:rsidR="00CE48E6" w:rsidRDefault="00CE48E6" w:rsidP="00CE48E6">
            <w:pPr>
              <w:pStyle w:val="thongthuong"/>
              <w:ind w:firstLine="0"/>
            </w:pPr>
            <w:r>
              <w:t>Button</w:t>
            </w:r>
          </w:p>
        </w:tc>
        <w:tc>
          <w:tcPr>
            <w:tcW w:w="1418" w:type="dxa"/>
          </w:tcPr>
          <w:p w14:paraId="3CD0343A" w14:textId="77777777" w:rsidR="00CE48E6" w:rsidRDefault="00CE48E6" w:rsidP="00CE48E6">
            <w:pPr>
              <w:pStyle w:val="thongthuong"/>
              <w:ind w:firstLine="0"/>
            </w:pPr>
            <w:r>
              <w:t>Onclick</w:t>
            </w:r>
          </w:p>
        </w:tc>
      </w:tr>
      <w:tr w:rsidR="00CE48E6" w14:paraId="0423A41E" w14:textId="77777777" w:rsidTr="00CE48E6">
        <w:tc>
          <w:tcPr>
            <w:tcW w:w="709" w:type="dxa"/>
          </w:tcPr>
          <w:p w14:paraId="680ADEEA" w14:textId="77777777" w:rsidR="00CE48E6" w:rsidRDefault="000D5AD6" w:rsidP="00CE48E6">
            <w:pPr>
              <w:pStyle w:val="thongthuong"/>
              <w:ind w:firstLine="0"/>
              <w:jc w:val="center"/>
            </w:pPr>
            <w:r>
              <w:lastRenderedPageBreak/>
              <w:t>7</w:t>
            </w:r>
          </w:p>
        </w:tc>
        <w:tc>
          <w:tcPr>
            <w:tcW w:w="1696" w:type="dxa"/>
          </w:tcPr>
          <w:p w14:paraId="0416B26B" w14:textId="77777777" w:rsidR="00CE48E6" w:rsidRDefault="000D5AD6" w:rsidP="00CE48E6">
            <w:pPr>
              <w:pStyle w:val="thongthuong"/>
              <w:ind w:firstLine="0"/>
            </w:pPr>
            <w:r>
              <w:t>Đăng ký</w:t>
            </w:r>
          </w:p>
        </w:tc>
        <w:tc>
          <w:tcPr>
            <w:tcW w:w="4253" w:type="dxa"/>
          </w:tcPr>
          <w:p w14:paraId="75C76C90" w14:textId="77777777" w:rsidR="00CE48E6" w:rsidRDefault="000D5AD6" w:rsidP="00CE48E6">
            <w:pPr>
              <w:pStyle w:val="thongthuong"/>
              <w:ind w:firstLine="0"/>
            </w:pPr>
            <w:r>
              <w:t>Xác nhận yêu cầu đăng ký</w:t>
            </w:r>
          </w:p>
        </w:tc>
        <w:tc>
          <w:tcPr>
            <w:tcW w:w="1417" w:type="dxa"/>
          </w:tcPr>
          <w:p w14:paraId="7E9CCB44" w14:textId="77777777" w:rsidR="00CE48E6" w:rsidRDefault="00CE48E6" w:rsidP="00CE48E6">
            <w:pPr>
              <w:pStyle w:val="thongthuong"/>
              <w:ind w:firstLine="0"/>
            </w:pPr>
            <w:r>
              <w:t>Button</w:t>
            </w:r>
          </w:p>
        </w:tc>
        <w:tc>
          <w:tcPr>
            <w:tcW w:w="1418" w:type="dxa"/>
          </w:tcPr>
          <w:p w14:paraId="602EF2C0" w14:textId="77777777" w:rsidR="00CE48E6" w:rsidRDefault="00CE48E6" w:rsidP="00CE48E6">
            <w:pPr>
              <w:pStyle w:val="thongthuong"/>
              <w:ind w:firstLine="0"/>
            </w:pPr>
            <w:r>
              <w:t>Onclick</w:t>
            </w:r>
          </w:p>
        </w:tc>
      </w:tr>
    </w:tbl>
    <w:p w14:paraId="665BC9BE" w14:textId="77777777" w:rsidR="00CE48E6" w:rsidRDefault="000D5AD6" w:rsidP="00CE48E6">
      <w:pPr>
        <w:pStyle w:val="thongthuong"/>
        <w:ind w:firstLine="0"/>
      </w:pPr>
      <w:r>
        <w:rPr>
          <w:noProof/>
        </w:rPr>
        <w:drawing>
          <wp:inline distT="0" distB="0" distL="0" distR="0" wp14:anchorId="5F420032" wp14:editId="020E6E90">
            <wp:extent cx="2224722" cy="24269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png"/>
                    <pic:cNvPicPr/>
                  </pic:nvPicPr>
                  <pic:blipFill>
                    <a:blip r:embed="rId30">
                      <a:extLst>
                        <a:ext uri="{28A0092B-C50C-407E-A947-70E740481C1C}">
                          <a14:useLocalDpi xmlns:a14="http://schemas.microsoft.com/office/drawing/2010/main" val="0"/>
                        </a:ext>
                      </a:extLst>
                    </a:blip>
                    <a:stretch>
                      <a:fillRect/>
                    </a:stretch>
                  </pic:blipFill>
                  <pic:spPr>
                    <a:xfrm>
                      <a:off x="0" y="0"/>
                      <a:ext cx="2243460" cy="2447411"/>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0D5AD6" w:rsidRPr="00CE48E6" w14:paraId="6E7D2E92" w14:textId="77777777" w:rsidTr="001C6E58">
        <w:tc>
          <w:tcPr>
            <w:tcW w:w="709" w:type="dxa"/>
          </w:tcPr>
          <w:p w14:paraId="6A577CBA" w14:textId="77777777" w:rsidR="000D5AD6" w:rsidRPr="00CE48E6" w:rsidRDefault="000D5AD6" w:rsidP="001C6E58">
            <w:pPr>
              <w:pStyle w:val="thongthuong"/>
              <w:ind w:firstLine="0"/>
              <w:jc w:val="center"/>
              <w:rPr>
                <w:b/>
              </w:rPr>
            </w:pPr>
            <w:r w:rsidRPr="00CE48E6">
              <w:rPr>
                <w:b/>
              </w:rPr>
              <w:t>STT</w:t>
            </w:r>
          </w:p>
        </w:tc>
        <w:tc>
          <w:tcPr>
            <w:tcW w:w="1696" w:type="dxa"/>
          </w:tcPr>
          <w:p w14:paraId="3958CB54" w14:textId="77777777" w:rsidR="000D5AD6" w:rsidRPr="00CE48E6" w:rsidRDefault="000D5AD6" w:rsidP="001C6E58">
            <w:pPr>
              <w:pStyle w:val="thongthuong"/>
              <w:ind w:firstLine="0"/>
              <w:jc w:val="center"/>
              <w:rPr>
                <w:b/>
              </w:rPr>
            </w:pPr>
            <w:r w:rsidRPr="00CE48E6">
              <w:rPr>
                <w:b/>
              </w:rPr>
              <w:t>Tên trường</w:t>
            </w:r>
          </w:p>
        </w:tc>
        <w:tc>
          <w:tcPr>
            <w:tcW w:w="4253" w:type="dxa"/>
          </w:tcPr>
          <w:p w14:paraId="1E7D349A" w14:textId="77777777" w:rsidR="000D5AD6" w:rsidRPr="00CE48E6" w:rsidRDefault="000D5AD6" w:rsidP="001C6E58">
            <w:pPr>
              <w:pStyle w:val="thongthuong"/>
              <w:ind w:firstLine="0"/>
              <w:jc w:val="center"/>
              <w:rPr>
                <w:b/>
              </w:rPr>
            </w:pPr>
            <w:r w:rsidRPr="00CE48E6">
              <w:rPr>
                <w:b/>
              </w:rPr>
              <w:t>Mô tả</w:t>
            </w:r>
          </w:p>
        </w:tc>
        <w:tc>
          <w:tcPr>
            <w:tcW w:w="1417" w:type="dxa"/>
          </w:tcPr>
          <w:p w14:paraId="4457BEAD" w14:textId="77777777" w:rsidR="000D5AD6" w:rsidRPr="00CE48E6" w:rsidRDefault="000D5AD6" w:rsidP="001C6E58">
            <w:pPr>
              <w:pStyle w:val="thongthuong"/>
              <w:ind w:firstLine="0"/>
              <w:jc w:val="center"/>
              <w:rPr>
                <w:b/>
              </w:rPr>
            </w:pPr>
            <w:r w:rsidRPr="00CE48E6">
              <w:rPr>
                <w:b/>
              </w:rPr>
              <w:t>Kiểu</w:t>
            </w:r>
          </w:p>
        </w:tc>
        <w:tc>
          <w:tcPr>
            <w:tcW w:w="1418" w:type="dxa"/>
          </w:tcPr>
          <w:p w14:paraId="753ADEAB" w14:textId="77777777" w:rsidR="000D5AD6" w:rsidRPr="00CE48E6" w:rsidRDefault="000D5AD6" w:rsidP="001C6E58">
            <w:pPr>
              <w:pStyle w:val="thongthuong"/>
              <w:ind w:firstLine="0"/>
              <w:jc w:val="center"/>
              <w:rPr>
                <w:b/>
              </w:rPr>
            </w:pPr>
            <w:r w:rsidRPr="00CE48E6">
              <w:rPr>
                <w:b/>
              </w:rPr>
              <w:t>Trạng thái</w:t>
            </w:r>
          </w:p>
        </w:tc>
      </w:tr>
      <w:tr w:rsidR="000D5AD6" w14:paraId="1B0FA271" w14:textId="77777777" w:rsidTr="001C6E58">
        <w:tc>
          <w:tcPr>
            <w:tcW w:w="709" w:type="dxa"/>
          </w:tcPr>
          <w:p w14:paraId="537078F8" w14:textId="77777777" w:rsidR="000D5AD6" w:rsidRDefault="000D5AD6" w:rsidP="001C6E58">
            <w:pPr>
              <w:pStyle w:val="thongthuong"/>
              <w:ind w:firstLine="0"/>
              <w:jc w:val="center"/>
            </w:pPr>
            <w:r>
              <w:t>1</w:t>
            </w:r>
          </w:p>
        </w:tc>
        <w:tc>
          <w:tcPr>
            <w:tcW w:w="1696" w:type="dxa"/>
          </w:tcPr>
          <w:p w14:paraId="1CDDAB85" w14:textId="77777777" w:rsidR="000D5AD6" w:rsidRDefault="000D5AD6" w:rsidP="001C6E58">
            <w:pPr>
              <w:pStyle w:val="thongthuong"/>
              <w:ind w:firstLine="0"/>
            </w:pPr>
            <w:r>
              <w:t>Email hoặc SDT</w:t>
            </w:r>
          </w:p>
        </w:tc>
        <w:tc>
          <w:tcPr>
            <w:tcW w:w="4253" w:type="dxa"/>
          </w:tcPr>
          <w:p w14:paraId="7F09D698" w14:textId="77777777" w:rsidR="000D5AD6" w:rsidRDefault="000D5AD6" w:rsidP="001C6E58">
            <w:pPr>
              <w:pStyle w:val="thongthuong"/>
              <w:ind w:firstLine="0"/>
            </w:pPr>
            <w:r>
              <w:t>Nhập email hoặc số điện thoạt đã đăng ký</w:t>
            </w:r>
          </w:p>
        </w:tc>
        <w:tc>
          <w:tcPr>
            <w:tcW w:w="1417" w:type="dxa"/>
          </w:tcPr>
          <w:p w14:paraId="377A77C9" w14:textId="77777777" w:rsidR="000D5AD6" w:rsidRDefault="000D5AD6" w:rsidP="001C6E58">
            <w:pPr>
              <w:pStyle w:val="thongthuong"/>
              <w:ind w:firstLine="0"/>
            </w:pPr>
            <w:r>
              <w:t>Textbox</w:t>
            </w:r>
          </w:p>
        </w:tc>
        <w:tc>
          <w:tcPr>
            <w:tcW w:w="1418" w:type="dxa"/>
          </w:tcPr>
          <w:p w14:paraId="70522984" w14:textId="77777777" w:rsidR="000D5AD6" w:rsidRDefault="000D5AD6" w:rsidP="001C6E58">
            <w:pPr>
              <w:pStyle w:val="thongthuong"/>
              <w:ind w:firstLine="0"/>
            </w:pPr>
            <w:r>
              <w:t>Editable</w:t>
            </w:r>
          </w:p>
        </w:tc>
      </w:tr>
      <w:tr w:rsidR="000D5AD6" w14:paraId="223C1B11" w14:textId="77777777" w:rsidTr="001C6E58">
        <w:tc>
          <w:tcPr>
            <w:tcW w:w="709" w:type="dxa"/>
          </w:tcPr>
          <w:p w14:paraId="41D79BB2" w14:textId="77777777" w:rsidR="000D5AD6" w:rsidRDefault="000D5AD6" w:rsidP="001C6E58">
            <w:pPr>
              <w:pStyle w:val="thongthuong"/>
              <w:ind w:firstLine="0"/>
              <w:jc w:val="center"/>
            </w:pPr>
            <w:r>
              <w:t>2</w:t>
            </w:r>
          </w:p>
        </w:tc>
        <w:tc>
          <w:tcPr>
            <w:tcW w:w="1696" w:type="dxa"/>
          </w:tcPr>
          <w:p w14:paraId="077CE2EB" w14:textId="77777777" w:rsidR="000D5AD6" w:rsidRDefault="000D5AD6" w:rsidP="001C6E58">
            <w:pPr>
              <w:pStyle w:val="thongthuong"/>
              <w:ind w:firstLine="0"/>
            </w:pPr>
            <w:r>
              <w:t>Mật khẩu</w:t>
            </w:r>
          </w:p>
        </w:tc>
        <w:tc>
          <w:tcPr>
            <w:tcW w:w="4253" w:type="dxa"/>
          </w:tcPr>
          <w:p w14:paraId="5D1A1062" w14:textId="77777777" w:rsidR="000D5AD6" w:rsidRDefault="000D5AD6" w:rsidP="001C6E58">
            <w:pPr>
              <w:pStyle w:val="thongthuong"/>
              <w:ind w:firstLine="0"/>
            </w:pPr>
            <w:r>
              <w:t>Nhập vào mật khẩu đã đăng ký</w:t>
            </w:r>
          </w:p>
        </w:tc>
        <w:tc>
          <w:tcPr>
            <w:tcW w:w="1417" w:type="dxa"/>
          </w:tcPr>
          <w:p w14:paraId="4BF37696" w14:textId="77777777" w:rsidR="000D5AD6" w:rsidRDefault="00C74871" w:rsidP="001C6E58">
            <w:pPr>
              <w:pStyle w:val="thongthuong"/>
              <w:ind w:firstLine="0"/>
            </w:pPr>
            <w:r>
              <w:t>Password</w:t>
            </w:r>
          </w:p>
        </w:tc>
        <w:tc>
          <w:tcPr>
            <w:tcW w:w="1418" w:type="dxa"/>
          </w:tcPr>
          <w:p w14:paraId="5619436A" w14:textId="77777777" w:rsidR="000D5AD6" w:rsidRDefault="000D5AD6" w:rsidP="001C6E58">
            <w:pPr>
              <w:pStyle w:val="thongthuong"/>
              <w:ind w:firstLine="0"/>
            </w:pPr>
            <w:r>
              <w:t>Editable</w:t>
            </w:r>
          </w:p>
        </w:tc>
      </w:tr>
      <w:tr w:rsidR="000D5AD6" w14:paraId="51FF8BD8" w14:textId="77777777" w:rsidTr="001C6E58">
        <w:tc>
          <w:tcPr>
            <w:tcW w:w="709" w:type="dxa"/>
          </w:tcPr>
          <w:p w14:paraId="76E721AE" w14:textId="77777777" w:rsidR="000D5AD6" w:rsidRDefault="000D5AD6" w:rsidP="001C6E58">
            <w:pPr>
              <w:pStyle w:val="thongthuong"/>
              <w:ind w:firstLine="0"/>
              <w:jc w:val="center"/>
            </w:pPr>
            <w:r>
              <w:t>3</w:t>
            </w:r>
          </w:p>
        </w:tc>
        <w:tc>
          <w:tcPr>
            <w:tcW w:w="1696" w:type="dxa"/>
          </w:tcPr>
          <w:p w14:paraId="1C040D7E" w14:textId="77777777" w:rsidR="000D5AD6" w:rsidRDefault="000D5AD6" w:rsidP="001C6E58">
            <w:pPr>
              <w:pStyle w:val="thongthuong"/>
              <w:ind w:firstLine="0"/>
            </w:pPr>
            <w:r>
              <w:t>Quên mật khẩu?</w:t>
            </w:r>
          </w:p>
        </w:tc>
        <w:tc>
          <w:tcPr>
            <w:tcW w:w="4253" w:type="dxa"/>
          </w:tcPr>
          <w:p w14:paraId="62866939" w14:textId="77777777" w:rsidR="000D5AD6" w:rsidRDefault="000D5AD6" w:rsidP="001C6E58">
            <w:pPr>
              <w:pStyle w:val="thongthuong"/>
              <w:ind w:firstLine="0"/>
            </w:pPr>
            <w:r>
              <w:t>Mở trang lấy lại mật khẩu</w:t>
            </w:r>
          </w:p>
        </w:tc>
        <w:tc>
          <w:tcPr>
            <w:tcW w:w="1417" w:type="dxa"/>
          </w:tcPr>
          <w:p w14:paraId="597F905D" w14:textId="77777777" w:rsidR="000D5AD6" w:rsidRDefault="000D5AD6" w:rsidP="001C6E58">
            <w:pPr>
              <w:pStyle w:val="thongthuong"/>
              <w:ind w:firstLine="0"/>
            </w:pPr>
            <w:r>
              <w:t>Linklable</w:t>
            </w:r>
          </w:p>
        </w:tc>
        <w:tc>
          <w:tcPr>
            <w:tcW w:w="1418" w:type="dxa"/>
          </w:tcPr>
          <w:p w14:paraId="0DD225C4" w14:textId="77777777" w:rsidR="000D5AD6" w:rsidRDefault="000D5AD6" w:rsidP="001C6E58">
            <w:pPr>
              <w:pStyle w:val="thongthuong"/>
              <w:ind w:firstLine="0"/>
            </w:pPr>
            <w:r>
              <w:t>Onclick</w:t>
            </w:r>
          </w:p>
        </w:tc>
      </w:tr>
      <w:tr w:rsidR="000D5AD6" w14:paraId="30467EF7" w14:textId="77777777" w:rsidTr="001C6E58">
        <w:tc>
          <w:tcPr>
            <w:tcW w:w="709" w:type="dxa"/>
          </w:tcPr>
          <w:p w14:paraId="53A4CDC9" w14:textId="77777777" w:rsidR="000D5AD6" w:rsidRDefault="000D5AD6" w:rsidP="001C6E58">
            <w:pPr>
              <w:pStyle w:val="thongthuong"/>
              <w:ind w:firstLine="0"/>
              <w:jc w:val="center"/>
            </w:pPr>
            <w:r>
              <w:t>6</w:t>
            </w:r>
          </w:p>
        </w:tc>
        <w:tc>
          <w:tcPr>
            <w:tcW w:w="1696" w:type="dxa"/>
          </w:tcPr>
          <w:p w14:paraId="74777C92" w14:textId="77777777" w:rsidR="000D5AD6" w:rsidRDefault="000D5AD6" w:rsidP="001C6E58">
            <w:pPr>
              <w:pStyle w:val="thongthuong"/>
              <w:ind w:firstLine="0"/>
            </w:pPr>
            <w:r>
              <w:t>Đăng nhập</w:t>
            </w:r>
          </w:p>
        </w:tc>
        <w:tc>
          <w:tcPr>
            <w:tcW w:w="4253" w:type="dxa"/>
          </w:tcPr>
          <w:p w14:paraId="26F2E41A" w14:textId="77777777" w:rsidR="000D5AD6" w:rsidRDefault="000D5AD6" w:rsidP="001C6E58">
            <w:pPr>
              <w:pStyle w:val="thongthuong"/>
              <w:ind w:firstLine="0"/>
            </w:pPr>
            <w:r>
              <w:t>Xác nhận đăng nhập</w:t>
            </w:r>
          </w:p>
        </w:tc>
        <w:tc>
          <w:tcPr>
            <w:tcW w:w="1417" w:type="dxa"/>
          </w:tcPr>
          <w:p w14:paraId="4F25850C" w14:textId="77777777" w:rsidR="000D5AD6" w:rsidRDefault="000D5AD6" w:rsidP="001C6E58">
            <w:pPr>
              <w:pStyle w:val="thongthuong"/>
              <w:ind w:firstLine="0"/>
            </w:pPr>
            <w:r>
              <w:t>Button</w:t>
            </w:r>
          </w:p>
        </w:tc>
        <w:tc>
          <w:tcPr>
            <w:tcW w:w="1418" w:type="dxa"/>
          </w:tcPr>
          <w:p w14:paraId="6D6E01C3" w14:textId="77777777" w:rsidR="000D5AD6" w:rsidRDefault="000D5AD6" w:rsidP="001C6E58">
            <w:pPr>
              <w:pStyle w:val="thongthuong"/>
              <w:ind w:firstLine="0"/>
            </w:pPr>
            <w:r>
              <w:t>Onclick</w:t>
            </w:r>
          </w:p>
        </w:tc>
      </w:tr>
      <w:tr w:rsidR="000D5AD6" w14:paraId="27C6B2A8" w14:textId="77777777" w:rsidTr="001C6E58">
        <w:tc>
          <w:tcPr>
            <w:tcW w:w="709" w:type="dxa"/>
          </w:tcPr>
          <w:p w14:paraId="1B819D94" w14:textId="77777777" w:rsidR="000D5AD6" w:rsidRDefault="000D5AD6" w:rsidP="001C6E58">
            <w:pPr>
              <w:pStyle w:val="thongthuong"/>
              <w:ind w:firstLine="0"/>
              <w:jc w:val="center"/>
            </w:pPr>
            <w:r>
              <w:t>7</w:t>
            </w:r>
          </w:p>
        </w:tc>
        <w:tc>
          <w:tcPr>
            <w:tcW w:w="1696" w:type="dxa"/>
          </w:tcPr>
          <w:p w14:paraId="5686F40E" w14:textId="77777777" w:rsidR="000D5AD6" w:rsidRDefault="000D5AD6" w:rsidP="001C6E58">
            <w:pPr>
              <w:pStyle w:val="thongthuong"/>
              <w:ind w:firstLine="0"/>
            </w:pPr>
            <w:r>
              <w:t>Đăng ký</w:t>
            </w:r>
          </w:p>
        </w:tc>
        <w:tc>
          <w:tcPr>
            <w:tcW w:w="4253" w:type="dxa"/>
          </w:tcPr>
          <w:p w14:paraId="124DAD42" w14:textId="77777777" w:rsidR="000D5AD6" w:rsidRDefault="000D5AD6" w:rsidP="001C6E58">
            <w:pPr>
              <w:pStyle w:val="thongthuong"/>
              <w:ind w:firstLine="0"/>
            </w:pPr>
            <w:r>
              <w:t>Quay lại trang đăng ký</w:t>
            </w:r>
          </w:p>
        </w:tc>
        <w:tc>
          <w:tcPr>
            <w:tcW w:w="1417" w:type="dxa"/>
          </w:tcPr>
          <w:p w14:paraId="48FC6D3B" w14:textId="77777777" w:rsidR="000D5AD6" w:rsidRDefault="000D5AD6" w:rsidP="001C6E58">
            <w:pPr>
              <w:pStyle w:val="thongthuong"/>
              <w:ind w:firstLine="0"/>
            </w:pPr>
            <w:r>
              <w:t>Button</w:t>
            </w:r>
          </w:p>
        </w:tc>
        <w:tc>
          <w:tcPr>
            <w:tcW w:w="1418" w:type="dxa"/>
          </w:tcPr>
          <w:p w14:paraId="16F74960" w14:textId="77777777" w:rsidR="000D5AD6" w:rsidRDefault="000D5AD6" w:rsidP="001C6E58">
            <w:pPr>
              <w:pStyle w:val="thongthuong"/>
              <w:ind w:firstLine="0"/>
            </w:pPr>
            <w:r>
              <w:t>Onclick</w:t>
            </w:r>
          </w:p>
        </w:tc>
      </w:tr>
    </w:tbl>
    <w:p w14:paraId="0CC09526" w14:textId="77777777" w:rsidR="000D5AD6" w:rsidRDefault="00E8663A" w:rsidP="00CE48E6">
      <w:pPr>
        <w:pStyle w:val="thongthuong"/>
        <w:ind w:firstLine="0"/>
      </w:pPr>
      <w:r>
        <w:rPr>
          <w:noProof/>
        </w:rPr>
        <w:lastRenderedPageBreak/>
        <w:drawing>
          <wp:inline distT="0" distB="0" distL="0" distR="0" wp14:anchorId="7EB4291B" wp14:editId="6099E3C0">
            <wp:extent cx="2219960" cy="3022130"/>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ên mật khẩu.png"/>
                    <pic:cNvPicPr/>
                  </pic:nvPicPr>
                  <pic:blipFill>
                    <a:blip r:embed="rId31">
                      <a:extLst>
                        <a:ext uri="{28A0092B-C50C-407E-A947-70E740481C1C}">
                          <a14:useLocalDpi xmlns:a14="http://schemas.microsoft.com/office/drawing/2010/main" val="0"/>
                        </a:ext>
                      </a:extLst>
                    </a:blip>
                    <a:stretch>
                      <a:fillRect/>
                    </a:stretch>
                  </pic:blipFill>
                  <pic:spPr>
                    <a:xfrm>
                      <a:off x="0" y="0"/>
                      <a:ext cx="2232676" cy="3039441"/>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E8663A" w:rsidRPr="00CE48E6" w14:paraId="2E36C4E0" w14:textId="77777777" w:rsidTr="00E8663A">
        <w:tc>
          <w:tcPr>
            <w:tcW w:w="709" w:type="dxa"/>
          </w:tcPr>
          <w:p w14:paraId="53269C89" w14:textId="77777777" w:rsidR="00E8663A" w:rsidRPr="00CE48E6" w:rsidRDefault="00E8663A" w:rsidP="00E8663A">
            <w:pPr>
              <w:pStyle w:val="thongthuong"/>
              <w:ind w:firstLine="0"/>
              <w:jc w:val="center"/>
              <w:rPr>
                <w:b/>
              </w:rPr>
            </w:pPr>
            <w:r w:rsidRPr="00CE48E6">
              <w:rPr>
                <w:b/>
              </w:rPr>
              <w:t>STT</w:t>
            </w:r>
          </w:p>
        </w:tc>
        <w:tc>
          <w:tcPr>
            <w:tcW w:w="1696" w:type="dxa"/>
          </w:tcPr>
          <w:p w14:paraId="0B50036C" w14:textId="77777777" w:rsidR="00E8663A" w:rsidRPr="00CE48E6" w:rsidRDefault="00E8663A" w:rsidP="00E8663A">
            <w:pPr>
              <w:pStyle w:val="thongthuong"/>
              <w:ind w:firstLine="0"/>
              <w:jc w:val="center"/>
              <w:rPr>
                <w:b/>
              </w:rPr>
            </w:pPr>
            <w:r w:rsidRPr="00CE48E6">
              <w:rPr>
                <w:b/>
              </w:rPr>
              <w:t>Tên trường</w:t>
            </w:r>
          </w:p>
        </w:tc>
        <w:tc>
          <w:tcPr>
            <w:tcW w:w="4253" w:type="dxa"/>
          </w:tcPr>
          <w:p w14:paraId="179FFCEF" w14:textId="77777777" w:rsidR="00E8663A" w:rsidRPr="00CE48E6" w:rsidRDefault="00E8663A" w:rsidP="00E8663A">
            <w:pPr>
              <w:pStyle w:val="thongthuong"/>
              <w:ind w:firstLine="0"/>
              <w:jc w:val="center"/>
              <w:rPr>
                <w:b/>
              </w:rPr>
            </w:pPr>
            <w:r w:rsidRPr="00CE48E6">
              <w:rPr>
                <w:b/>
              </w:rPr>
              <w:t>Mô tả</w:t>
            </w:r>
          </w:p>
        </w:tc>
        <w:tc>
          <w:tcPr>
            <w:tcW w:w="1417" w:type="dxa"/>
          </w:tcPr>
          <w:p w14:paraId="6FB7273A" w14:textId="77777777" w:rsidR="00E8663A" w:rsidRPr="00CE48E6" w:rsidRDefault="00E8663A" w:rsidP="00E8663A">
            <w:pPr>
              <w:pStyle w:val="thongthuong"/>
              <w:ind w:firstLine="0"/>
              <w:jc w:val="center"/>
              <w:rPr>
                <w:b/>
              </w:rPr>
            </w:pPr>
            <w:r w:rsidRPr="00CE48E6">
              <w:rPr>
                <w:b/>
              </w:rPr>
              <w:t>Kiểu</w:t>
            </w:r>
          </w:p>
        </w:tc>
        <w:tc>
          <w:tcPr>
            <w:tcW w:w="1418" w:type="dxa"/>
          </w:tcPr>
          <w:p w14:paraId="6068C412" w14:textId="77777777" w:rsidR="00E8663A" w:rsidRPr="00CE48E6" w:rsidRDefault="00E8663A" w:rsidP="00E8663A">
            <w:pPr>
              <w:pStyle w:val="thongthuong"/>
              <w:ind w:firstLine="0"/>
              <w:jc w:val="center"/>
              <w:rPr>
                <w:b/>
              </w:rPr>
            </w:pPr>
            <w:r w:rsidRPr="00CE48E6">
              <w:rPr>
                <w:b/>
              </w:rPr>
              <w:t>Trạng thái</w:t>
            </w:r>
          </w:p>
        </w:tc>
      </w:tr>
      <w:tr w:rsidR="00E8663A" w14:paraId="42BCAAFC" w14:textId="77777777" w:rsidTr="00E8663A">
        <w:tc>
          <w:tcPr>
            <w:tcW w:w="709" w:type="dxa"/>
          </w:tcPr>
          <w:p w14:paraId="062B9328" w14:textId="77777777" w:rsidR="00E8663A" w:rsidRDefault="00E8663A" w:rsidP="00E8663A">
            <w:pPr>
              <w:pStyle w:val="thongthuong"/>
              <w:ind w:firstLine="0"/>
              <w:jc w:val="center"/>
            </w:pPr>
            <w:r>
              <w:t>1</w:t>
            </w:r>
          </w:p>
        </w:tc>
        <w:tc>
          <w:tcPr>
            <w:tcW w:w="1696" w:type="dxa"/>
          </w:tcPr>
          <w:p w14:paraId="50B90779" w14:textId="77777777" w:rsidR="00E8663A" w:rsidRDefault="00E8663A" w:rsidP="00E8663A">
            <w:pPr>
              <w:pStyle w:val="thongthuong"/>
              <w:ind w:firstLine="0"/>
            </w:pPr>
            <w:r>
              <w:t>SDT</w:t>
            </w:r>
          </w:p>
        </w:tc>
        <w:tc>
          <w:tcPr>
            <w:tcW w:w="4253" w:type="dxa"/>
          </w:tcPr>
          <w:p w14:paraId="656091A9" w14:textId="77777777" w:rsidR="00E8663A" w:rsidRDefault="00E8663A" w:rsidP="00E8663A">
            <w:pPr>
              <w:pStyle w:val="thongthuong"/>
              <w:ind w:firstLine="0"/>
            </w:pPr>
            <w:r>
              <w:t>Nhập số điện thoại đã đăng ký</w:t>
            </w:r>
          </w:p>
        </w:tc>
        <w:tc>
          <w:tcPr>
            <w:tcW w:w="1417" w:type="dxa"/>
          </w:tcPr>
          <w:p w14:paraId="44C0DF07" w14:textId="77777777" w:rsidR="00E8663A" w:rsidRDefault="00E8663A" w:rsidP="00E8663A">
            <w:pPr>
              <w:pStyle w:val="thongthuong"/>
              <w:ind w:firstLine="0"/>
            </w:pPr>
            <w:r>
              <w:t>Textbox</w:t>
            </w:r>
          </w:p>
        </w:tc>
        <w:tc>
          <w:tcPr>
            <w:tcW w:w="1418" w:type="dxa"/>
          </w:tcPr>
          <w:p w14:paraId="3638F931" w14:textId="77777777" w:rsidR="00E8663A" w:rsidRDefault="00E8663A" w:rsidP="00E8663A">
            <w:pPr>
              <w:pStyle w:val="thongthuong"/>
              <w:ind w:firstLine="0"/>
            </w:pPr>
            <w:r>
              <w:t>Editable</w:t>
            </w:r>
          </w:p>
        </w:tc>
      </w:tr>
      <w:tr w:rsidR="00E8663A" w14:paraId="1D8C1739" w14:textId="77777777" w:rsidTr="00E8663A">
        <w:tc>
          <w:tcPr>
            <w:tcW w:w="709" w:type="dxa"/>
          </w:tcPr>
          <w:p w14:paraId="5AF86BBF" w14:textId="77777777" w:rsidR="00E8663A" w:rsidRDefault="00E8663A" w:rsidP="00E8663A">
            <w:pPr>
              <w:pStyle w:val="thongthuong"/>
              <w:ind w:firstLine="0"/>
              <w:jc w:val="center"/>
            </w:pPr>
            <w:r>
              <w:t>2</w:t>
            </w:r>
          </w:p>
        </w:tc>
        <w:tc>
          <w:tcPr>
            <w:tcW w:w="1696" w:type="dxa"/>
          </w:tcPr>
          <w:p w14:paraId="074A754D" w14:textId="77777777" w:rsidR="00E8663A" w:rsidRDefault="00E8663A" w:rsidP="00E8663A">
            <w:pPr>
              <w:pStyle w:val="thongthuong"/>
              <w:ind w:firstLine="0"/>
            </w:pPr>
            <w:r>
              <w:t>Email</w:t>
            </w:r>
          </w:p>
        </w:tc>
        <w:tc>
          <w:tcPr>
            <w:tcW w:w="4253" w:type="dxa"/>
          </w:tcPr>
          <w:p w14:paraId="4E82C890" w14:textId="77777777" w:rsidR="00E8663A" w:rsidRDefault="00E8663A" w:rsidP="00E8663A">
            <w:pPr>
              <w:pStyle w:val="thongthuong"/>
              <w:ind w:firstLine="0"/>
            </w:pPr>
            <w:r>
              <w:t>Nhập vào email đã đăng ký</w:t>
            </w:r>
          </w:p>
        </w:tc>
        <w:tc>
          <w:tcPr>
            <w:tcW w:w="1417" w:type="dxa"/>
          </w:tcPr>
          <w:p w14:paraId="0A5521FE" w14:textId="77777777" w:rsidR="00E8663A" w:rsidRDefault="00E8663A" w:rsidP="00E8663A">
            <w:pPr>
              <w:pStyle w:val="thongthuong"/>
              <w:ind w:firstLine="0"/>
            </w:pPr>
            <w:r>
              <w:t>Textbox</w:t>
            </w:r>
          </w:p>
        </w:tc>
        <w:tc>
          <w:tcPr>
            <w:tcW w:w="1418" w:type="dxa"/>
          </w:tcPr>
          <w:p w14:paraId="7F05D367" w14:textId="77777777" w:rsidR="00E8663A" w:rsidRDefault="00E8663A" w:rsidP="00E8663A">
            <w:pPr>
              <w:pStyle w:val="thongthuong"/>
              <w:ind w:firstLine="0"/>
            </w:pPr>
            <w:r>
              <w:t>Editable</w:t>
            </w:r>
          </w:p>
        </w:tc>
      </w:tr>
      <w:tr w:rsidR="00E8663A" w14:paraId="627901CD" w14:textId="77777777" w:rsidTr="00E8663A">
        <w:tc>
          <w:tcPr>
            <w:tcW w:w="709" w:type="dxa"/>
          </w:tcPr>
          <w:p w14:paraId="2263A27A" w14:textId="77777777" w:rsidR="00E8663A" w:rsidRDefault="00E8663A" w:rsidP="00E8663A">
            <w:pPr>
              <w:pStyle w:val="thongthuong"/>
              <w:ind w:firstLine="0"/>
              <w:jc w:val="center"/>
            </w:pPr>
            <w:r>
              <w:t>3</w:t>
            </w:r>
          </w:p>
        </w:tc>
        <w:tc>
          <w:tcPr>
            <w:tcW w:w="1696" w:type="dxa"/>
          </w:tcPr>
          <w:p w14:paraId="635CE1B5" w14:textId="77777777" w:rsidR="00E8663A" w:rsidRDefault="00E8663A" w:rsidP="00E8663A">
            <w:pPr>
              <w:pStyle w:val="thongthuong"/>
              <w:ind w:firstLine="0"/>
            </w:pPr>
            <w:r>
              <w:t>Xác nhận</w:t>
            </w:r>
          </w:p>
        </w:tc>
        <w:tc>
          <w:tcPr>
            <w:tcW w:w="4253" w:type="dxa"/>
          </w:tcPr>
          <w:p w14:paraId="7D4BD037" w14:textId="77777777" w:rsidR="00E8663A" w:rsidRDefault="00E8663A" w:rsidP="00E8663A">
            <w:pPr>
              <w:pStyle w:val="thongthuong"/>
              <w:ind w:firstLine="0"/>
            </w:pPr>
            <w:r>
              <w:t>Xác nhận lấy lại mật khẩu</w:t>
            </w:r>
          </w:p>
          <w:p w14:paraId="607FCAA9" w14:textId="77777777" w:rsidR="00E8663A" w:rsidRDefault="00E8663A" w:rsidP="00E8663A">
            <w:pPr>
              <w:pStyle w:val="cham"/>
            </w:pPr>
            <w:r>
              <w:t>Nếu nhập đúng: thông báo thành công, trả về mật khẩu.</w:t>
            </w:r>
          </w:p>
          <w:p w14:paraId="218E98D4" w14:textId="77777777" w:rsidR="00E8663A" w:rsidRDefault="00E8663A" w:rsidP="00E8663A">
            <w:pPr>
              <w:pStyle w:val="cham"/>
            </w:pPr>
            <w:r>
              <w:t>Nếu nhập sai: thông báo thất bại.</w:t>
            </w:r>
          </w:p>
        </w:tc>
        <w:tc>
          <w:tcPr>
            <w:tcW w:w="1417" w:type="dxa"/>
          </w:tcPr>
          <w:p w14:paraId="7689B1E9" w14:textId="77777777" w:rsidR="00E8663A" w:rsidRDefault="00E8663A" w:rsidP="00E8663A">
            <w:pPr>
              <w:pStyle w:val="thongthuong"/>
              <w:ind w:firstLine="0"/>
            </w:pPr>
            <w:r>
              <w:t>Button</w:t>
            </w:r>
          </w:p>
        </w:tc>
        <w:tc>
          <w:tcPr>
            <w:tcW w:w="1418" w:type="dxa"/>
          </w:tcPr>
          <w:p w14:paraId="1B7B40FE" w14:textId="77777777" w:rsidR="00E8663A" w:rsidRDefault="00E8663A" w:rsidP="00E8663A">
            <w:pPr>
              <w:pStyle w:val="thongthuong"/>
              <w:ind w:firstLine="0"/>
            </w:pPr>
            <w:r>
              <w:t>Onclick</w:t>
            </w:r>
          </w:p>
        </w:tc>
      </w:tr>
    </w:tbl>
    <w:p w14:paraId="5746F1C9" w14:textId="77777777" w:rsidR="00225B18" w:rsidRDefault="00225B18" w:rsidP="00CE48E6">
      <w:pPr>
        <w:pStyle w:val="thongthuong"/>
        <w:ind w:firstLine="0"/>
      </w:pPr>
      <w:r>
        <w:t>Bước 2: Hiển thị trang chủ và thanh menu</w:t>
      </w:r>
    </w:p>
    <w:p w14:paraId="57B67D77" w14:textId="77777777" w:rsidR="00257F82" w:rsidRDefault="00257F82" w:rsidP="00CE48E6">
      <w:pPr>
        <w:pStyle w:val="thongthuong"/>
        <w:ind w:firstLine="0"/>
      </w:pPr>
      <w:r>
        <w:rPr>
          <w:noProof/>
        </w:rPr>
        <w:lastRenderedPageBreak/>
        <w:drawing>
          <wp:inline distT="0" distB="0" distL="0" distR="0" wp14:anchorId="0AC31FBC" wp14:editId="7AA520BF">
            <wp:extent cx="2039693"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gchu.PNG"/>
                    <pic:cNvPicPr/>
                  </pic:nvPicPr>
                  <pic:blipFill>
                    <a:blip r:embed="rId32">
                      <a:extLst>
                        <a:ext uri="{28A0092B-C50C-407E-A947-70E740481C1C}">
                          <a14:useLocalDpi xmlns:a14="http://schemas.microsoft.com/office/drawing/2010/main" val="0"/>
                        </a:ext>
                      </a:extLst>
                    </a:blip>
                    <a:stretch>
                      <a:fillRect/>
                    </a:stretch>
                  </pic:blipFill>
                  <pic:spPr>
                    <a:xfrm>
                      <a:off x="0" y="0"/>
                      <a:ext cx="2056121" cy="3667855"/>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257F82" w:rsidRPr="00CE48E6" w14:paraId="0BA0C96F" w14:textId="77777777" w:rsidTr="00257D55">
        <w:tc>
          <w:tcPr>
            <w:tcW w:w="709" w:type="dxa"/>
          </w:tcPr>
          <w:p w14:paraId="0EF82915" w14:textId="77777777" w:rsidR="00257F82" w:rsidRPr="00CE48E6" w:rsidRDefault="00257F82" w:rsidP="00257D55">
            <w:pPr>
              <w:pStyle w:val="thongthuong"/>
              <w:ind w:firstLine="0"/>
              <w:jc w:val="center"/>
              <w:rPr>
                <w:b/>
              </w:rPr>
            </w:pPr>
            <w:r w:rsidRPr="00CE48E6">
              <w:rPr>
                <w:b/>
              </w:rPr>
              <w:t>STT</w:t>
            </w:r>
          </w:p>
        </w:tc>
        <w:tc>
          <w:tcPr>
            <w:tcW w:w="1696" w:type="dxa"/>
          </w:tcPr>
          <w:p w14:paraId="614CBEDA" w14:textId="77777777" w:rsidR="00257F82" w:rsidRPr="00CE48E6" w:rsidRDefault="00257F82" w:rsidP="00374308">
            <w:pPr>
              <w:pStyle w:val="thongthuong"/>
              <w:ind w:firstLine="0"/>
              <w:jc w:val="center"/>
              <w:rPr>
                <w:b/>
              </w:rPr>
            </w:pPr>
            <w:r w:rsidRPr="00CE48E6">
              <w:rPr>
                <w:b/>
              </w:rPr>
              <w:t>Tên trường</w:t>
            </w:r>
          </w:p>
        </w:tc>
        <w:tc>
          <w:tcPr>
            <w:tcW w:w="4253" w:type="dxa"/>
          </w:tcPr>
          <w:p w14:paraId="5842A230" w14:textId="77777777" w:rsidR="00257F82" w:rsidRPr="00CE48E6" w:rsidRDefault="00257F82" w:rsidP="00374308">
            <w:pPr>
              <w:pStyle w:val="thongthuong"/>
              <w:ind w:firstLine="0"/>
              <w:jc w:val="center"/>
              <w:rPr>
                <w:b/>
              </w:rPr>
            </w:pPr>
            <w:r w:rsidRPr="00CE48E6">
              <w:rPr>
                <w:b/>
              </w:rPr>
              <w:t>Mô tả</w:t>
            </w:r>
          </w:p>
        </w:tc>
        <w:tc>
          <w:tcPr>
            <w:tcW w:w="1417" w:type="dxa"/>
          </w:tcPr>
          <w:p w14:paraId="0F54E1FC" w14:textId="77777777" w:rsidR="00257F82" w:rsidRPr="00CE48E6" w:rsidRDefault="00257F82" w:rsidP="00374308">
            <w:pPr>
              <w:pStyle w:val="thongthuong"/>
              <w:ind w:firstLine="0"/>
              <w:jc w:val="center"/>
              <w:rPr>
                <w:b/>
              </w:rPr>
            </w:pPr>
            <w:r w:rsidRPr="00CE48E6">
              <w:rPr>
                <w:b/>
              </w:rPr>
              <w:t>Kiểu</w:t>
            </w:r>
          </w:p>
        </w:tc>
        <w:tc>
          <w:tcPr>
            <w:tcW w:w="1418" w:type="dxa"/>
          </w:tcPr>
          <w:p w14:paraId="466E2C28" w14:textId="77777777" w:rsidR="00257F82" w:rsidRPr="00CE48E6" w:rsidRDefault="00257F82" w:rsidP="00374308">
            <w:pPr>
              <w:pStyle w:val="thongthuong"/>
              <w:ind w:firstLine="0"/>
              <w:jc w:val="center"/>
              <w:rPr>
                <w:b/>
              </w:rPr>
            </w:pPr>
            <w:r w:rsidRPr="00CE48E6">
              <w:rPr>
                <w:b/>
              </w:rPr>
              <w:t>Trạng thái</w:t>
            </w:r>
          </w:p>
        </w:tc>
      </w:tr>
      <w:tr w:rsidR="00257D55" w:rsidRPr="00257D55" w14:paraId="529A5EF9" w14:textId="77777777" w:rsidTr="00257D55">
        <w:tc>
          <w:tcPr>
            <w:tcW w:w="709" w:type="dxa"/>
          </w:tcPr>
          <w:p w14:paraId="325C6511" w14:textId="77777777" w:rsidR="00257D55" w:rsidRPr="00257D55" w:rsidRDefault="00257D55" w:rsidP="00257D55">
            <w:pPr>
              <w:pStyle w:val="thongthuong"/>
              <w:ind w:firstLine="0"/>
              <w:jc w:val="center"/>
            </w:pPr>
            <w:r w:rsidRPr="00257D55">
              <w:t>1</w:t>
            </w:r>
          </w:p>
        </w:tc>
        <w:tc>
          <w:tcPr>
            <w:tcW w:w="1696" w:type="dxa"/>
          </w:tcPr>
          <w:p w14:paraId="1D9E0A6E" w14:textId="77777777" w:rsidR="00257D55" w:rsidRPr="00257D55" w:rsidRDefault="00257D55" w:rsidP="00257D55">
            <w:pPr>
              <w:pStyle w:val="thongthuong"/>
              <w:ind w:firstLine="0"/>
            </w:pPr>
            <w:r w:rsidRPr="00257D55">
              <w:t>Menu</w:t>
            </w:r>
          </w:p>
        </w:tc>
        <w:tc>
          <w:tcPr>
            <w:tcW w:w="4253" w:type="dxa"/>
          </w:tcPr>
          <w:p w14:paraId="5302DBDA" w14:textId="77777777" w:rsidR="00257D55" w:rsidRPr="00257D55" w:rsidRDefault="00257D55" w:rsidP="00257D55">
            <w:pPr>
              <w:pStyle w:val="thongthuong"/>
              <w:ind w:firstLine="0"/>
            </w:pPr>
            <w:r>
              <w:t>Hiển thị menu</w:t>
            </w:r>
          </w:p>
        </w:tc>
        <w:tc>
          <w:tcPr>
            <w:tcW w:w="1417" w:type="dxa"/>
          </w:tcPr>
          <w:p w14:paraId="2FB91562" w14:textId="77777777" w:rsidR="00257D55" w:rsidRPr="00257D55" w:rsidRDefault="00257D55" w:rsidP="00257D55">
            <w:pPr>
              <w:pStyle w:val="thongthuong"/>
              <w:ind w:firstLine="0"/>
            </w:pPr>
            <w:r>
              <w:t>Button</w:t>
            </w:r>
          </w:p>
        </w:tc>
        <w:tc>
          <w:tcPr>
            <w:tcW w:w="1418" w:type="dxa"/>
          </w:tcPr>
          <w:p w14:paraId="6A762C9C" w14:textId="77777777" w:rsidR="00257D55" w:rsidRPr="00257D55" w:rsidRDefault="00257D55" w:rsidP="00257D55">
            <w:pPr>
              <w:pStyle w:val="thongthuong"/>
              <w:ind w:firstLine="0"/>
            </w:pPr>
            <w:r>
              <w:t>Onclick</w:t>
            </w:r>
          </w:p>
        </w:tc>
      </w:tr>
      <w:tr w:rsidR="00257F82" w14:paraId="5F03FE64" w14:textId="77777777" w:rsidTr="00257D55">
        <w:tc>
          <w:tcPr>
            <w:tcW w:w="709" w:type="dxa"/>
          </w:tcPr>
          <w:p w14:paraId="073A4B6E" w14:textId="77777777" w:rsidR="00257F82" w:rsidRDefault="00664DF3" w:rsidP="00257D55">
            <w:pPr>
              <w:pStyle w:val="thongthuong"/>
              <w:ind w:firstLine="0"/>
              <w:jc w:val="center"/>
            </w:pPr>
            <w:r>
              <w:t>2</w:t>
            </w:r>
          </w:p>
        </w:tc>
        <w:tc>
          <w:tcPr>
            <w:tcW w:w="1696" w:type="dxa"/>
          </w:tcPr>
          <w:p w14:paraId="626C6DB0" w14:textId="77777777" w:rsidR="00257F82" w:rsidRDefault="00257F82" w:rsidP="00374308">
            <w:pPr>
              <w:pStyle w:val="thongthuong"/>
              <w:ind w:firstLine="0"/>
            </w:pPr>
            <w:r>
              <w:t>Khảo sát</w:t>
            </w:r>
          </w:p>
        </w:tc>
        <w:tc>
          <w:tcPr>
            <w:tcW w:w="4253" w:type="dxa"/>
          </w:tcPr>
          <w:p w14:paraId="74B8D1A6" w14:textId="77777777" w:rsidR="00257F82" w:rsidRDefault="00257D55" w:rsidP="00374308">
            <w:pPr>
              <w:pStyle w:val="thongthuong"/>
              <w:ind w:firstLine="0"/>
            </w:pPr>
            <w:r>
              <w:t>Chuyển hướng đến danh sách khảo sát</w:t>
            </w:r>
          </w:p>
        </w:tc>
        <w:tc>
          <w:tcPr>
            <w:tcW w:w="1417" w:type="dxa"/>
          </w:tcPr>
          <w:p w14:paraId="714FCFE7" w14:textId="77777777" w:rsidR="00257F82" w:rsidRDefault="00257D55" w:rsidP="00374308">
            <w:pPr>
              <w:pStyle w:val="thongthuong"/>
              <w:ind w:firstLine="0"/>
            </w:pPr>
            <w:r>
              <w:t>Linklable</w:t>
            </w:r>
          </w:p>
        </w:tc>
        <w:tc>
          <w:tcPr>
            <w:tcW w:w="1418" w:type="dxa"/>
          </w:tcPr>
          <w:p w14:paraId="1DE7C1D6" w14:textId="77777777" w:rsidR="00257F82" w:rsidRDefault="00257D55" w:rsidP="00374308">
            <w:pPr>
              <w:pStyle w:val="thongthuong"/>
              <w:ind w:firstLine="0"/>
            </w:pPr>
            <w:r>
              <w:t>Onclick</w:t>
            </w:r>
          </w:p>
        </w:tc>
      </w:tr>
      <w:tr w:rsidR="00257F82" w14:paraId="0893D9CB" w14:textId="77777777" w:rsidTr="00257D55">
        <w:tc>
          <w:tcPr>
            <w:tcW w:w="709" w:type="dxa"/>
          </w:tcPr>
          <w:p w14:paraId="37431F64" w14:textId="77777777" w:rsidR="00257F82" w:rsidRDefault="00664DF3" w:rsidP="00257D55">
            <w:pPr>
              <w:pStyle w:val="thongthuong"/>
              <w:ind w:firstLine="0"/>
              <w:jc w:val="center"/>
            </w:pPr>
            <w:r>
              <w:t>3</w:t>
            </w:r>
          </w:p>
        </w:tc>
        <w:tc>
          <w:tcPr>
            <w:tcW w:w="1696" w:type="dxa"/>
          </w:tcPr>
          <w:p w14:paraId="251809BC" w14:textId="77777777" w:rsidR="00257F82" w:rsidRDefault="00257F82" w:rsidP="00374308">
            <w:pPr>
              <w:pStyle w:val="thongthuong"/>
              <w:ind w:firstLine="0"/>
            </w:pPr>
            <w:r>
              <w:t>Điểm danh</w:t>
            </w:r>
          </w:p>
        </w:tc>
        <w:tc>
          <w:tcPr>
            <w:tcW w:w="4253" w:type="dxa"/>
          </w:tcPr>
          <w:p w14:paraId="263A32F0" w14:textId="77777777" w:rsidR="00257F82" w:rsidRDefault="00257D55" w:rsidP="00374308">
            <w:pPr>
              <w:pStyle w:val="thongthuong"/>
              <w:ind w:firstLine="0"/>
            </w:pPr>
            <w:r>
              <w:t xml:space="preserve">Thực hiện điểm danh </w:t>
            </w:r>
          </w:p>
        </w:tc>
        <w:tc>
          <w:tcPr>
            <w:tcW w:w="1417" w:type="dxa"/>
          </w:tcPr>
          <w:p w14:paraId="21C0D929" w14:textId="77777777" w:rsidR="00257F82" w:rsidRDefault="00257D55" w:rsidP="00374308">
            <w:pPr>
              <w:pStyle w:val="thongthuong"/>
              <w:ind w:firstLine="0"/>
            </w:pPr>
            <w:r>
              <w:t>Button</w:t>
            </w:r>
          </w:p>
        </w:tc>
        <w:tc>
          <w:tcPr>
            <w:tcW w:w="1418" w:type="dxa"/>
          </w:tcPr>
          <w:p w14:paraId="7E57C7AB" w14:textId="77777777" w:rsidR="00257F82" w:rsidRDefault="00257D55" w:rsidP="00374308">
            <w:pPr>
              <w:pStyle w:val="thongthuong"/>
              <w:ind w:firstLine="0"/>
            </w:pPr>
            <w:r>
              <w:t>Onclick</w:t>
            </w:r>
          </w:p>
        </w:tc>
      </w:tr>
      <w:tr w:rsidR="00257F82" w14:paraId="5F061230" w14:textId="77777777" w:rsidTr="00257D55">
        <w:tc>
          <w:tcPr>
            <w:tcW w:w="709" w:type="dxa"/>
          </w:tcPr>
          <w:p w14:paraId="2B16FF2A" w14:textId="77777777" w:rsidR="00257F82" w:rsidRDefault="00664DF3" w:rsidP="00257D55">
            <w:pPr>
              <w:pStyle w:val="thongthuong"/>
              <w:ind w:firstLine="0"/>
              <w:jc w:val="center"/>
            </w:pPr>
            <w:r>
              <w:t>4</w:t>
            </w:r>
          </w:p>
        </w:tc>
        <w:tc>
          <w:tcPr>
            <w:tcW w:w="1696" w:type="dxa"/>
          </w:tcPr>
          <w:p w14:paraId="2C47AD80" w14:textId="77777777" w:rsidR="00257F82" w:rsidRDefault="00257F82" w:rsidP="00374308">
            <w:pPr>
              <w:pStyle w:val="thongthuong"/>
              <w:ind w:firstLine="0"/>
            </w:pPr>
            <w:r>
              <w:t>Thông báo</w:t>
            </w:r>
          </w:p>
        </w:tc>
        <w:tc>
          <w:tcPr>
            <w:tcW w:w="4253" w:type="dxa"/>
          </w:tcPr>
          <w:p w14:paraId="54D7C6AA" w14:textId="77777777" w:rsidR="00257F82" w:rsidRDefault="00257D55" w:rsidP="00374308">
            <w:pPr>
              <w:pStyle w:val="thongthuong"/>
              <w:ind w:firstLine="0"/>
            </w:pPr>
            <w:r>
              <w:t>Chuyển hướng đến danh sách thông báo</w:t>
            </w:r>
          </w:p>
        </w:tc>
        <w:tc>
          <w:tcPr>
            <w:tcW w:w="1417" w:type="dxa"/>
          </w:tcPr>
          <w:p w14:paraId="74ED4650" w14:textId="77777777" w:rsidR="00257F82" w:rsidRDefault="00257D55" w:rsidP="00374308">
            <w:pPr>
              <w:pStyle w:val="thongthuong"/>
              <w:ind w:firstLine="0"/>
            </w:pPr>
            <w:r>
              <w:t>Linklable</w:t>
            </w:r>
          </w:p>
        </w:tc>
        <w:tc>
          <w:tcPr>
            <w:tcW w:w="1418" w:type="dxa"/>
          </w:tcPr>
          <w:p w14:paraId="4DAF741B" w14:textId="77777777" w:rsidR="00257F82" w:rsidRDefault="00257D55" w:rsidP="00374308">
            <w:pPr>
              <w:pStyle w:val="thongthuong"/>
              <w:ind w:firstLine="0"/>
            </w:pPr>
            <w:r>
              <w:t>Onclick</w:t>
            </w:r>
          </w:p>
        </w:tc>
      </w:tr>
      <w:tr w:rsidR="00257F82" w14:paraId="52493ED8" w14:textId="77777777" w:rsidTr="00257D55">
        <w:tc>
          <w:tcPr>
            <w:tcW w:w="709" w:type="dxa"/>
          </w:tcPr>
          <w:p w14:paraId="06F4A83D" w14:textId="77777777" w:rsidR="00257F82" w:rsidRDefault="00664DF3" w:rsidP="00257D55">
            <w:pPr>
              <w:pStyle w:val="thongthuong"/>
              <w:ind w:firstLine="0"/>
              <w:jc w:val="center"/>
            </w:pPr>
            <w:r>
              <w:t>5</w:t>
            </w:r>
          </w:p>
        </w:tc>
        <w:tc>
          <w:tcPr>
            <w:tcW w:w="1696" w:type="dxa"/>
          </w:tcPr>
          <w:p w14:paraId="72E6D5BE" w14:textId="77777777" w:rsidR="00257F82" w:rsidRDefault="00257F82" w:rsidP="00257F82">
            <w:pPr>
              <w:pStyle w:val="thongthuong"/>
              <w:ind w:firstLine="0"/>
            </w:pPr>
            <w:r>
              <w:t>Số dư</w:t>
            </w:r>
          </w:p>
        </w:tc>
        <w:tc>
          <w:tcPr>
            <w:tcW w:w="4253" w:type="dxa"/>
          </w:tcPr>
          <w:p w14:paraId="1CA2D2F6" w14:textId="77777777" w:rsidR="00257F82" w:rsidRDefault="00257D55" w:rsidP="00374308">
            <w:pPr>
              <w:pStyle w:val="thongthuong"/>
              <w:ind w:firstLine="0"/>
            </w:pPr>
            <w:r>
              <w:t>Hiển thị số dư tài khoản</w:t>
            </w:r>
          </w:p>
        </w:tc>
        <w:tc>
          <w:tcPr>
            <w:tcW w:w="1417" w:type="dxa"/>
          </w:tcPr>
          <w:p w14:paraId="2D83E170" w14:textId="77777777" w:rsidR="00257F82" w:rsidRDefault="00257D55" w:rsidP="00374308">
            <w:pPr>
              <w:pStyle w:val="thongthuong"/>
              <w:ind w:firstLine="0"/>
            </w:pPr>
            <w:r>
              <w:t>Lable</w:t>
            </w:r>
          </w:p>
        </w:tc>
        <w:tc>
          <w:tcPr>
            <w:tcW w:w="1418" w:type="dxa"/>
          </w:tcPr>
          <w:p w14:paraId="376C56C3" w14:textId="77777777" w:rsidR="00257F82" w:rsidRDefault="00257D55" w:rsidP="00374308">
            <w:pPr>
              <w:pStyle w:val="thongthuong"/>
              <w:ind w:firstLine="0"/>
            </w:pPr>
            <w:r>
              <w:t>Read-only</w:t>
            </w:r>
          </w:p>
        </w:tc>
      </w:tr>
      <w:tr w:rsidR="00257F82" w14:paraId="6BA4A47A" w14:textId="77777777" w:rsidTr="00257D55">
        <w:tc>
          <w:tcPr>
            <w:tcW w:w="709" w:type="dxa"/>
          </w:tcPr>
          <w:p w14:paraId="5EFCD3A9" w14:textId="77777777" w:rsidR="00257F82" w:rsidRDefault="00664DF3" w:rsidP="00257D55">
            <w:pPr>
              <w:pStyle w:val="thongthuong"/>
              <w:ind w:firstLine="0"/>
              <w:jc w:val="center"/>
            </w:pPr>
            <w:r>
              <w:t>6</w:t>
            </w:r>
          </w:p>
        </w:tc>
        <w:tc>
          <w:tcPr>
            <w:tcW w:w="1696" w:type="dxa"/>
          </w:tcPr>
          <w:p w14:paraId="2450E984" w14:textId="77777777" w:rsidR="00257F82" w:rsidRDefault="00257D55" w:rsidP="00257F82">
            <w:pPr>
              <w:pStyle w:val="thongthuong"/>
              <w:ind w:firstLine="0"/>
            </w:pPr>
            <w:r>
              <w:t>Bảng xếp hạng</w:t>
            </w:r>
          </w:p>
        </w:tc>
        <w:tc>
          <w:tcPr>
            <w:tcW w:w="4253" w:type="dxa"/>
          </w:tcPr>
          <w:p w14:paraId="4F1B2EBD" w14:textId="77777777" w:rsidR="00257F82" w:rsidRDefault="00257D55" w:rsidP="00374308">
            <w:pPr>
              <w:pStyle w:val="thongthuong"/>
              <w:ind w:firstLine="0"/>
            </w:pPr>
            <w:r>
              <w:t>Hiển thị bảng xếp hạng thành tích</w:t>
            </w:r>
          </w:p>
        </w:tc>
        <w:tc>
          <w:tcPr>
            <w:tcW w:w="1417" w:type="dxa"/>
          </w:tcPr>
          <w:p w14:paraId="60DCF4EE" w14:textId="77777777" w:rsidR="00257F82" w:rsidRDefault="00257D55" w:rsidP="00374308">
            <w:pPr>
              <w:pStyle w:val="thongthuong"/>
              <w:ind w:firstLine="0"/>
            </w:pPr>
            <w:r>
              <w:t>Table</w:t>
            </w:r>
          </w:p>
        </w:tc>
        <w:tc>
          <w:tcPr>
            <w:tcW w:w="1418" w:type="dxa"/>
          </w:tcPr>
          <w:p w14:paraId="17AD3A5C" w14:textId="77777777" w:rsidR="00257F82" w:rsidRDefault="00257D55" w:rsidP="00374308">
            <w:pPr>
              <w:pStyle w:val="thongthuong"/>
              <w:ind w:firstLine="0"/>
            </w:pPr>
            <w:r>
              <w:t>Read-only</w:t>
            </w:r>
          </w:p>
        </w:tc>
      </w:tr>
      <w:tr w:rsidR="00257F82" w14:paraId="708A3039" w14:textId="77777777" w:rsidTr="00257D55">
        <w:tc>
          <w:tcPr>
            <w:tcW w:w="709" w:type="dxa"/>
          </w:tcPr>
          <w:p w14:paraId="2646B9FC" w14:textId="77777777" w:rsidR="00257F82" w:rsidRDefault="00664DF3" w:rsidP="00257D55">
            <w:pPr>
              <w:pStyle w:val="thongthuong"/>
              <w:ind w:firstLine="0"/>
              <w:jc w:val="center"/>
            </w:pPr>
            <w:r>
              <w:t>7</w:t>
            </w:r>
          </w:p>
        </w:tc>
        <w:tc>
          <w:tcPr>
            <w:tcW w:w="1696" w:type="dxa"/>
          </w:tcPr>
          <w:p w14:paraId="0259AE20" w14:textId="77777777" w:rsidR="00257F82" w:rsidRDefault="00257D55" w:rsidP="00257F82">
            <w:pPr>
              <w:pStyle w:val="thongthuong"/>
              <w:ind w:firstLine="0"/>
            </w:pPr>
            <w:r>
              <w:t>Trang chủ</w:t>
            </w:r>
          </w:p>
        </w:tc>
        <w:tc>
          <w:tcPr>
            <w:tcW w:w="4253" w:type="dxa"/>
          </w:tcPr>
          <w:p w14:paraId="4579B03B" w14:textId="77777777" w:rsidR="00257F82" w:rsidRDefault="00257D55" w:rsidP="00374308">
            <w:pPr>
              <w:pStyle w:val="thongthuong"/>
              <w:ind w:firstLine="0"/>
            </w:pPr>
            <w:r>
              <w:t>Chuyển hướng đến trang chủ</w:t>
            </w:r>
          </w:p>
        </w:tc>
        <w:tc>
          <w:tcPr>
            <w:tcW w:w="1417" w:type="dxa"/>
          </w:tcPr>
          <w:p w14:paraId="686AA086" w14:textId="77777777" w:rsidR="00257F82" w:rsidRDefault="00257D55" w:rsidP="00374308">
            <w:pPr>
              <w:pStyle w:val="thongthuong"/>
              <w:ind w:firstLine="0"/>
            </w:pPr>
            <w:r>
              <w:t>Linklable</w:t>
            </w:r>
          </w:p>
        </w:tc>
        <w:tc>
          <w:tcPr>
            <w:tcW w:w="1418" w:type="dxa"/>
          </w:tcPr>
          <w:p w14:paraId="5D9D2465" w14:textId="77777777" w:rsidR="00257F82" w:rsidRDefault="00257D55" w:rsidP="00374308">
            <w:pPr>
              <w:pStyle w:val="thongthuong"/>
              <w:ind w:firstLine="0"/>
            </w:pPr>
            <w:r>
              <w:t>Onclick</w:t>
            </w:r>
          </w:p>
        </w:tc>
      </w:tr>
      <w:tr w:rsidR="00257F82" w14:paraId="681EE93D" w14:textId="77777777" w:rsidTr="00257D55">
        <w:tc>
          <w:tcPr>
            <w:tcW w:w="709" w:type="dxa"/>
          </w:tcPr>
          <w:p w14:paraId="0068EC61" w14:textId="77777777" w:rsidR="00257F82" w:rsidRDefault="00664DF3" w:rsidP="00257D55">
            <w:pPr>
              <w:pStyle w:val="thongthuong"/>
              <w:ind w:firstLine="0"/>
              <w:jc w:val="center"/>
            </w:pPr>
            <w:r>
              <w:t>8</w:t>
            </w:r>
          </w:p>
        </w:tc>
        <w:tc>
          <w:tcPr>
            <w:tcW w:w="1696" w:type="dxa"/>
          </w:tcPr>
          <w:p w14:paraId="5440E77B" w14:textId="77777777" w:rsidR="00257F82" w:rsidRDefault="00257D55" w:rsidP="00374308">
            <w:pPr>
              <w:pStyle w:val="thongthuong"/>
              <w:ind w:firstLine="0"/>
            </w:pPr>
            <w:r>
              <w:t>Quyên góp</w:t>
            </w:r>
          </w:p>
        </w:tc>
        <w:tc>
          <w:tcPr>
            <w:tcW w:w="4253" w:type="dxa"/>
          </w:tcPr>
          <w:p w14:paraId="58FD33E6" w14:textId="77777777" w:rsidR="00257F82" w:rsidRDefault="00664DF3" w:rsidP="00664DF3">
            <w:pPr>
              <w:pStyle w:val="thongthuong"/>
              <w:ind w:firstLine="0"/>
            </w:pPr>
            <w:r>
              <w:t>Chuyển hướng đến trang quyên góp</w:t>
            </w:r>
          </w:p>
        </w:tc>
        <w:tc>
          <w:tcPr>
            <w:tcW w:w="1417" w:type="dxa"/>
          </w:tcPr>
          <w:p w14:paraId="04BCDB18" w14:textId="77777777" w:rsidR="00257F82" w:rsidRDefault="00257D55" w:rsidP="00374308">
            <w:pPr>
              <w:pStyle w:val="thongthuong"/>
              <w:ind w:firstLine="0"/>
            </w:pPr>
            <w:r>
              <w:t>Linklable</w:t>
            </w:r>
          </w:p>
        </w:tc>
        <w:tc>
          <w:tcPr>
            <w:tcW w:w="1418" w:type="dxa"/>
          </w:tcPr>
          <w:p w14:paraId="5C2DE7B5" w14:textId="77777777" w:rsidR="00257F82" w:rsidRDefault="00257D55" w:rsidP="00374308">
            <w:pPr>
              <w:pStyle w:val="thongthuong"/>
              <w:ind w:firstLine="0"/>
            </w:pPr>
            <w:r>
              <w:t>Onclick</w:t>
            </w:r>
          </w:p>
        </w:tc>
      </w:tr>
      <w:tr w:rsidR="00257F82" w14:paraId="229164AB" w14:textId="77777777" w:rsidTr="00257D55">
        <w:tc>
          <w:tcPr>
            <w:tcW w:w="709" w:type="dxa"/>
          </w:tcPr>
          <w:p w14:paraId="04E6A4E0" w14:textId="77777777" w:rsidR="00257F82" w:rsidRDefault="00664DF3" w:rsidP="00257D55">
            <w:pPr>
              <w:pStyle w:val="thongthuong"/>
              <w:ind w:firstLine="0"/>
              <w:jc w:val="center"/>
            </w:pPr>
            <w:r>
              <w:lastRenderedPageBreak/>
              <w:t>9</w:t>
            </w:r>
          </w:p>
        </w:tc>
        <w:tc>
          <w:tcPr>
            <w:tcW w:w="1696" w:type="dxa"/>
          </w:tcPr>
          <w:p w14:paraId="1F4FE571" w14:textId="77777777" w:rsidR="00257F82" w:rsidRDefault="00257D55" w:rsidP="00374308">
            <w:pPr>
              <w:pStyle w:val="thongthuong"/>
              <w:ind w:firstLine="0"/>
            </w:pPr>
            <w:r>
              <w:t>Tin tức</w:t>
            </w:r>
          </w:p>
        </w:tc>
        <w:tc>
          <w:tcPr>
            <w:tcW w:w="4253" w:type="dxa"/>
          </w:tcPr>
          <w:p w14:paraId="5721DF24" w14:textId="77777777" w:rsidR="00257F82" w:rsidRDefault="00664DF3" w:rsidP="00374308">
            <w:pPr>
              <w:pStyle w:val="cham"/>
              <w:numPr>
                <w:ilvl w:val="0"/>
                <w:numId w:val="0"/>
              </w:numPr>
            </w:pPr>
            <w:r>
              <w:t>Chuyển hướng đến trang tin tức</w:t>
            </w:r>
          </w:p>
        </w:tc>
        <w:tc>
          <w:tcPr>
            <w:tcW w:w="1417" w:type="dxa"/>
          </w:tcPr>
          <w:p w14:paraId="497A3FAB" w14:textId="77777777" w:rsidR="00257F82" w:rsidRDefault="00257D55" w:rsidP="00374308">
            <w:pPr>
              <w:pStyle w:val="thongthuong"/>
              <w:ind w:firstLine="0"/>
            </w:pPr>
            <w:r>
              <w:t>Linklable</w:t>
            </w:r>
          </w:p>
        </w:tc>
        <w:tc>
          <w:tcPr>
            <w:tcW w:w="1418" w:type="dxa"/>
          </w:tcPr>
          <w:p w14:paraId="71E969EC" w14:textId="77777777" w:rsidR="00257F82" w:rsidRDefault="00257D55" w:rsidP="00374308">
            <w:pPr>
              <w:pStyle w:val="thongthuong"/>
              <w:ind w:firstLine="0"/>
            </w:pPr>
            <w:r>
              <w:t>Onclick</w:t>
            </w:r>
          </w:p>
        </w:tc>
      </w:tr>
      <w:tr w:rsidR="00257F82" w14:paraId="18C2D631" w14:textId="77777777" w:rsidTr="00257D55">
        <w:tc>
          <w:tcPr>
            <w:tcW w:w="709" w:type="dxa"/>
          </w:tcPr>
          <w:p w14:paraId="3ECFB72F" w14:textId="77777777" w:rsidR="00257F82" w:rsidRDefault="00664DF3" w:rsidP="00257D55">
            <w:pPr>
              <w:pStyle w:val="thongthuong"/>
              <w:ind w:firstLine="0"/>
              <w:jc w:val="center"/>
            </w:pPr>
            <w:r>
              <w:t>10</w:t>
            </w:r>
          </w:p>
        </w:tc>
        <w:tc>
          <w:tcPr>
            <w:tcW w:w="1696" w:type="dxa"/>
          </w:tcPr>
          <w:p w14:paraId="41B34F5B" w14:textId="77777777" w:rsidR="00257F82" w:rsidRDefault="00257D55" w:rsidP="00374308">
            <w:pPr>
              <w:pStyle w:val="thongthuong"/>
              <w:ind w:firstLine="0"/>
            </w:pPr>
            <w:r>
              <w:t>Tài khoản</w:t>
            </w:r>
          </w:p>
        </w:tc>
        <w:tc>
          <w:tcPr>
            <w:tcW w:w="4253" w:type="dxa"/>
          </w:tcPr>
          <w:p w14:paraId="16F82243" w14:textId="77777777" w:rsidR="00257F82" w:rsidRDefault="00664DF3" w:rsidP="00374308">
            <w:pPr>
              <w:pStyle w:val="cham"/>
              <w:numPr>
                <w:ilvl w:val="0"/>
                <w:numId w:val="0"/>
              </w:numPr>
            </w:pPr>
            <w:r>
              <w:t>Chuyển hướng đến trang tài khoản người dùng</w:t>
            </w:r>
          </w:p>
        </w:tc>
        <w:tc>
          <w:tcPr>
            <w:tcW w:w="1417" w:type="dxa"/>
          </w:tcPr>
          <w:p w14:paraId="484733C3" w14:textId="77777777" w:rsidR="00257F82" w:rsidRDefault="00257D55" w:rsidP="00374308">
            <w:pPr>
              <w:pStyle w:val="thongthuong"/>
              <w:ind w:firstLine="0"/>
            </w:pPr>
            <w:r>
              <w:t>Linklable</w:t>
            </w:r>
          </w:p>
        </w:tc>
        <w:tc>
          <w:tcPr>
            <w:tcW w:w="1418" w:type="dxa"/>
          </w:tcPr>
          <w:p w14:paraId="6E99AE5B" w14:textId="77777777" w:rsidR="00257F82" w:rsidRDefault="00257D55" w:rsidP="00374308">
            <w:pPr>
              <w:pStyle w:val="thongthuong"/>
              <w:ind w:firstLine="0"/>
            </w:pPr>
            <w:r>
              <w:t>Onclick</w:t>
            </w:r>
          </w:p>
        </w:tc>
      </w:tr>
    </w:tbl>
    <w:p w14:paraId="059FD678" w14:textId="77777777" w:rsidR="00257F82" w:rsidRDefault="00257F82" w:rsidP="00CE48E6">
      <w:pPr>
        <w:pStyle w:val="thongthuong"/>
        <w:ind w:firstLine="0"/>
      </w:pPr>
    </w:p>
    <w:p w14:paraId="5FF363B4" w14:textId="77777777" w:rsidR="00225B18" w:rsidRDefault="00257F82" w:rsidP="00CE48E6">
      <w:pPr>
        <w:pStyle w:val="thongthuong"/>
        <w:ind w:firstLine="0"/>
      </w:pPr>
      <w:r>
        <w:rPr>
          <w:noProof/>
        </w:rPr>
        <w:drawing>
          <wp:inline distT="0" distB="0" distL="0" distR="0" wp14:anchorId="2BE63B18" wp14:editId="3A75DD5D">
            <wp:extent cx="2039620" cy="3664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png"/>
                    <pic:cNvPicPr/>
                  </pic:nvPicPr>
                  <pic:blipFill>
                    <a:blip r:embed="rId33">
                      <a:extLst>
                        <a:ext uri="{28A0092B-C50C-407E-A947-70E740481C1C}">
                          <a14:useLocalDpi xmlns:a14="http://schemas.microsoft.com/office/drawing/2010/main" val="0"/>
                        </a:ext>
                      </a:extLst>
                    </a:blip>
                    <a:stretch>
                      <a:fillRect/>
                    </a:stretch>
                  </pic:blipFill>
                  <pic:spPr>
                    <a:xfrm>
                      <a:off x="0" y="0"/>
                      <a:ext cx="2040178" cy="3665741"/>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664DF3" w:rsidRPr="00CE48E6" w14:paraId="3C6F7BB2" w14:textId="77777777" w:rsidTr="00374308">
        <w:tc>
          <w:tcPr>
            <w:tcW w:w="709" w:type="dxa"/>
          </w:tcPr>
          <w:p w14:paraId="1744CD61" w14:textId="77777777" w:rsidR="00664DF3" w:rsidRPr="00CE48E6" w:rsidRDefault="00664DF3" w:rsidP="00374308">
            <w:pPr>
              <w:pStyle w:val="thongthuong"/>
              <w:ind w:firstLine="0"/>
              <w:jc w:val="center"/>
              <w:rPr>
                <w:b/>
              </w:rPr>
            </w:pPr>
            <w:r w:rsidRPr="00CE48E6">
              <w:rPr>
                <w:b/>
              </w:rPr>
              <w:t>STT</w:t>
            </w:r>
          </w:p>
        </w:tc>
        <w:tc>
          <w:tcPr>
            <w:tcW w:w="1696" w:type="dxa"/>
          </w:tcPr>
          <w:p w14:paraId="4587C5AC" w14:textId="77777777" w:rsidR="00664DF3" w:rsidRPr="00CE48E6" w:rsidRDefault="00664DF3" w:rsidP="00374308">
            <w:pPr>
              <w:pStyle w:val="thongthuong"/>
              <w:ind w:firstLine="0"/>
              <w:jc w:val="center"/>
              <w:rPr>
                <w:b/>
              </w:rPr>
            </w:pPr>
            <w:r w:rsidRPr="00CE48E6">
              <w:rPr>
                <w:b/>
              </w:rPr>
              <w:t>Tên trường</w:t>
            </w:r>
          </w:p>
        </w:tc>
        <w:tc>
          <w:tcPr>
            <w:tcW w:w="4253" w:type="dxa"/>
          </w:tcPr>
          <w:p w14:paraId="04B7439C" w14:textId="77777777" w:rsidR="00664DF3" w:rsidRPr="00CE48E6" w:rsidRDefault="00664DF3" w:rsidP="00374308">
            <w:pPr>
              <w:pStyle w:val="thongthuong"/>
              <w:ind w:firstLine="0"/>
              <w:jc w:val="center"/>
              <w:rPr>
                <w:b/>
              </w:rPr>
            </w:pPr>
            <w:r w:rsidRPr="00CE48E6">
              <w:rPr>
                <w:b/>
              </w:rPr>
              <w:t>Mô tả</w:t>
            </w:r>
          </w:p>
        </w:tc>
        <w:tc>
          <w:tcPr>
            <w:tcW w:w="1417" w:type="dxa"/>
          </w:tcPr>
          <w:p w14:paraId="05A96F46" w14:textId="77777777" w:rsidR="00664DF3" w:rsidRPr="00CE48E6" w:rsidRDefault="00664DF3" w:rsidP="00374308">
            <w:pPr>
              <w:pStyle w:val="thongthuong"/>
              <w:ind w:firstLine="0"/>
              <w:jc w:val="center"/>
              <w:rPr>
                <w:b/>
              </w:rPr>
            </w:pPr>
            <w:r w:rsidRPr="00CE48E6">
              <w:rPr>
                <w:b/>
              </w:rPr>
              <w:t>Kiểu</w:t>
            </w:r>
          </w:p>
        </w:tc>
        <w:tc>
          <w:tcPr>
            <w:tcW w:w="1418" w:type="dxa"/>
          </w:tcPr>
          <w:p w14:paraId="501E7B5D" w14:textId="77777777" w:rsidR="00664DF3" w:rsidRPr="00CE48E6" w:rsidRDefault="00664DF3" w:rsidP="00374308">
            <w:pPr>
              <w:pStyle w:val="thongthuong"/>
              <w:ind w:firstLine="0"/>
              <w:jc w:val="center"/>
              <w:rPr>
                <w:b/>
              </w:rPr>
            </w:pPr>
            <w:r w:rsidRPr="00CE48E6">
              <w:rPr>
                <w:b/>
              </w:rPr>
              <w:t>Trạng thái</w:t>
            </w:r>
          </w:p>
        </w:tc>
      </w:tr>
      <w:tr w:rsidR="00664DF3" w14:paraId="062A9635" w14:textId="77777777" w:rsidTr="00374308">
        <w:tc>
          <w:tcPr>
            <w:tcW w:w="709" w:type="dxa"/>
          </w:tcPr>
          <w:p w14:paraId="1BE93E7F" w14:textId="77777777" w:rsidR="00664DF3" w:rsidRDefault="00664DF3" w:rsidP="00374308">
            <w:pPr>
              <w:pStyle w:val="thongthuong"/>
              <w:ind w:firstLine="0"/>
              <w:jc w:val="center"/>
            </w:pPr>
            <w:r>
              <w:t>1</w:t>
            </w:r>
          </w:p>
        </w:tc>
        <w:tc>
          <w:tcPr>
            <w:tcW w:w="1696" w:type="dxa"/>
          </w:tcPr>
          <w:p w14:paraId="5E0F5804" w14:textId="77777777" w:rsidR="00664DF3" w:rsidRDefault="00664DF3" w:rsidP="00374308">
            <w:pPr>
              <w:pStyle w:val="thongthuong"/>
              <w:ind w:firstLine="0"/>
            </w:pPr>
            <w:r>
              <w:t>Trang chủ</w:t>
            </w:r>
          </w:p>
        </w:tc>
        <w:tc>
          <w:tcPr>
            <w:tcW w:w="4253" w:type="dxa"/>
          </w:tcPr>
          <w:p w14:paraId="0DB06F0B" w14:textId="77777777" w:rsidR="00664DF3" w:rsidRDefault="00664DF3" w:rsidP="00374308">
            <w:pPr>
              <w:pStyle w:val="thongthuong"/>
              <w:ind w:firstLine="0"/>
            </w:pPr>
            <w:r>
              <w:t>Chuyển hướng đến trang chủ</w:t>
            </w:r>
          </w:p>
        </w:tc>
        <w:tc>
          <w:tcPr>
            <w:tcW w:w="1417" w:type="dxa"/>
          </w:tcPr>
          <w:p w14:paraId="44A0A774" w14:textId="77777777" w:rsidR="00664DF3" w:rsidRDefault="00664DF3" w:rsidP="00374308">
            <w:pPr>
              <w:pStyle w:val="thongthuong"/>
              <w:ind w:firstLine="0"/>
            </w:pPr>
            <w:r>
              <w:t>Linklable</w:t>
            </w:r>
          </w:p>
        </w:tc>
        <w:tc>
          <w:tcPr>
            <w:tcW w:w="1418" w:type="dxa"/>
          </w:tcPr>
          <w:p w14:paraId="6244D84B" w14:textId="77777777" w:rsidR="00664DF3" w:rsidRDefault="00664DF3" w:rsidP="00374308">
            <w:pPr>
              <w:pStyle w:val="thongthuong"/>
              <w:ind w:firstLine="0"/>
            </w:pPr>
            <w:r>
              <w:t>Onclick</w:t>
            </w:r>
          </w:p>
        </w:tc>
      </w:tr>
      <w:tr w:rsidR="00664DF3" w14:paraId="655E3011" w14:textId="77777777" w:rsidTr="00374308">
        <w:tc>
          <w:tcPr>
            <w:tcW w:w="709" w:type="dxa"/>
          </w:tcPr>
          <w:p w14:paraId="2AD12461" w14:textId="77777777" w:rsidR="00664DF3" w:rsidRDefault="00664DF3" w:rsidP="00374308">
            <w:pPr>
              <w:pStyle w:val="thongthuong"/>
              <w:ind w:firstLine="0"/>
              <w:jc w:val="center"/>
            </w:pPr>
            <w:r>
              <w:t>2</w:t>
            </w:r>
          </w:p>
        </w:tc>
        <w:tc>
          <w:tcPr>
            <w:tcW w:w="1696" w:type="dxa"/>
          </w:tcPr>
          <w:p w14:paraId="346D6EC3" w14:textId="77777777" w:rsidR="00664DF3" w:rsidRDefault="00664DF3" w:rsidP="00374308">
            <w:pPr>
              <w:pStyle w:val="thongthuong"/>
              <w:ind w:firstLine="0"/>
            </w:pPr>
            <w:r>
              <w:t>Liên hệ và góp ý</w:t>
            </w:r>
          </w:p>
        </w:tc>
        <w:tc>
          <w:tcPr>
            <w:tcW w:w="4253" w:type="dxa"/>
          </w:tcPr>
          <w:p w14:paraId="653EFA4A" w14:textId="77777777" w:rsidR="00664DF3" w:rsidRDefault="00664DF3" w:rsidP="00664DF3">
            <w:pPr>
              <w:pStyle w:val="thongthuong"/>
              <w:ind w:firstLine="0"/>
            </w:pPr>
            <w:r>
              <w:t>Chuyển hướng đến trang liên hệ</w:t>
            </w:r>
          </w:p>
        </w:tc>
        <w:tc>
          <w:tcPr>
            <w:tcW w:w="1417" w:type="dxa"/>
          </w:tcPr>
          <w:p w14:paraId="3C14E5B7" w14:textId="77777777" w:rsidR="00664DF3" w:rsidRDefault="00664DF3" w:rsidP="00374308">
            <w:pPr>
              <w:pStyle w:val="thongthuong"/>
              <w:ind w:firstLine="0"/>
            </w:pPr>
            <w:r>
              <w:t>Linklable</w:t>
            </w:r>
          </w:p>
        </w:tc>
        <w:tc>
          <w:tcPr>
            <w:tcW w:w="1418" w:type="dxa"/>
          </w:tcPr>
          <w:p w14:paraId="08BD687D" w14:textId="77777777" w:rsidR="00664DF3" w:rsidRDefault="00664DF3" w:rsidP="00374308">
            <w:pPr>
              <w:pStyle w:val="thongthuong"/>
              <w:ind w:firstLine="0"/>
            </w:pPr>
            <w:r>
              <w:t>Onclick</w:t>
            </w:r>
          </w:p>
        </w:tc>
      </w:tr>
      <w:tr w:rsidR="00664DF3" w14:paraId="462D865C" w14:textId="77777777" w:rsidTr="00374308">
        <w:tc>
          <w:tcPr>
            <w:tcW w:w="709" w:type="dxa"/>
          </w:tcPr>
          <w:p w14:paraId="6966DFE7" w14:textId="77777777" w:rsidR="00664DF3" w:rsidRDefault="00664DF3" w:rsidP="00374308">
            <w:pPr>
              <w:pStyle w:val="thongthuong"/>
              <w:ind w:firstLine="0"/>
              <w:jc w:val="center"/>
            </w:pPr>
            <w:r>
              <w:t>3</w:t>
            </w:r>
          </w:p>
        </w:tc>
        <w:tc>
          <w:tcPr>
            <w:tcW w:w="1696" w:type="dxa"/>
          </w:tcPr>
          <w:p w14:paraId="2AA8980E" w14:textId="77777777" w:rsidR="00664DF3" w:rsidRDefault="00664DF3" w:rsidP="00374308">
            <w:pPr>
              <w:pStyle w:val="thongthuong"/>
              <w:ind w:firstLine="0"/>
            </w:pPr>
            <w:r>
              <w:t>Hướng dẫn nạp tiền</w:t>
            </w:r>
          </w:p>
        </w:tc>
        <w:tc>
          <w:tcPr>
            <w:tcW w:w="4253" w:type="dxa"/>
          </w:tcPr>
          <w:p w14:paraId="20DE2396" w14:textId="77777777" w:rsidR="00664DF3" w:rsidRDefault="00664DF3" w:rsidP="00664DF3">
            <w:pPr>
              <w:pStyle w:val="cham"/>
              <w:numPr>
                <w:ilvl w:val="0"/>
                <w:numId w:val="0"/>
              </w:numPr>
            </w:pPr>
            <w:r>
              <w:t>Chuyển hướng đến trang hướng dẫn nạp tiền</w:t>
            </w:r>
          </w:p>
        </w:tc>
        <w:tc>
          <w:tcPr>
            <w:tcW w:w="1417" w:type="dxa"/>
          </w:tcPr>
          <w:p w14:paraId="0507E473" w14:textId="77777777" w:rsidR="00664DF3" w:rsidRDefault="00664DF3" w:rsidP="00374308">
            <w:pPr>
              <w:pStyle w:val="thongthuong"/>
              <w:ind w:firstLine="0"/>
            </w:pPr>
            <w:r>
              <w:t>Linklable</w:t>
            </w:r>
          </w:p>
        </w:tc>
        <w:tc>
          <w:tcPr>
            <w:tcW w:w="1418" w:type="dxa"/>
          </w:tcPr>
          <w:p w14:paraId="1AD3B0AC" w14:textId="77777777" w:rsidR="00664DF3" w:rsidRDefault="00664DF3" w:rsidP="00374308">
            <w:pPr>
              <w:pStyle w:val="thongthuong"/>
              <w:ind w:firstLine="0"/>
            </w:pPr>
            <w:r>
              <w:t>Onclick</w:t>
            </w:r>
          </w:p>
        </w:tc>
      </w:tr>
      <w:tr w:rsidR="00664DF3" w14:paraId="38E67B8D" w14:textId="77777777" w:rsidTr="00374308">
        <w:tc>
          <w:tcPr>
            <w:tcW w:w="709" w:type="dxa"/>
          </w:tcPr>
          <w:p w14:paraId="5B884306" w14:textId="77777777" w:rsidR="00664DF3" w:rsidRDefault="00664DF3" w:rsidP="00374308">
            <w:pPr>
              <w:pStyle w:val="thongthuong"/>
              <w:ind w:firstLine="0"/>
              <w:jc w:val="center"/>
            </w:pPr>
            <w:r>
              <w:t>4</w:t>
            </w:r>
          </w:p>
        </w:tc>
        <w:tc>
          <w:tcPr>
            <w:tcW w:w="1696" w:type="dxa"/>
          </w:tcPr>
          <w:p w14:paraId="15802196" w14:textId="77777777" w:rsidR="00664DF3" w:rsidRDefault="00664DF3" w:rsidP="00374308">
            <w:pPr>
              <w:pStyle w:val="thongthuong"/>
              <w:ind w:firstLine="0"/>
            </w:pPr>
            <w:r>
              <w:t>Đăng xuất</w:t>
            </w:r>
          </w:p>
        </w:tc>
        <w:tc>
          <w:tcPr>
            <w:tcW w:w="4253" w:type="dxa"/>
          </w:tcPr>
          <w:p w14:paraId="6F953A40" w14:textId="77777777" w:rsidR="00664DF3" w:rsidRDefault="00664DF3" w:rsidP="00664DF3">
            <w:pPr>
              <w:pStyle w:val="cham"/>
              <w:numPr>
                <w:ilvl w:val="0"/>
                <w:numId w:val="0"/>
              </w:numPr>
            </w:pPr>
            <w:r>
              <w:t>Đăng xuất tài khoản</w:t>
            </w:r>
          </w:p>
        </w:tc>
        <w:tc>
          <w:tcPr>
            <w:tcW w:w="1417" w:type="dxa"/>
          </w:tcPr>
          <w:p w14:paraId="4AE8A362" w14:textId="77777777" w:rsidR="00664DF3" w:rsidRDefault="00664DF3" w:rsidP="00374308">
            <w:pPr>
              <w:pStyle w:val="thongthuong"/>
              <w:ind w:firstLine="0"/>
            </w:pPr>
            <w:r>
              <w:t>Button</w:t>
            </w:r>
          </w:p>
        </w:tc>
        <w:tc>
          <w:tcPr>
            <w:tcW w:w="1418" w:type="dxa"/>
          </w:tcPr>
          <w:p w14:paraId="59D0C370" w14:textId="77777777" w:rsidR="00664DF3" w:rsidRDefault="00664DF3" w:rsidP="00374308">
            <w:pPr>
              <w:pStyle w:val="thongthuong"/>
              <w:ind w:firstLine="0"/>
            </w:pPr>
            <w:r>
              <w:t>Onclick</w:t>
            </w:r>
          </w:p>
        </w:tc>
      </w:tr>
    </w:tbl>
    <w:p w14:paraId="7D1E9E38" w14:textId="77777777" w:rsidR="00664DF3" w:rsidRDefault="00664DF3" w:rsidP="00CE48E6">
      <w:pPr>
        <w:pStyle w:val="thongthuong"/>
        <w:ind w:firstLine="0"/>
      </w:pPr>
    </w:p>
    <w:p w14:paraId="1AA8CDEC" w14:textId="77777777" w:rsidR="00E8663A" w:rsidRDefault="006C6F68" w:rsidP="00CE48E6">
      <w:pPr>
        <w:pStyle w:val="thongthuong"/>
        <w:ind w:firstLine="0"/>
      </w:pPr>
      <w:r>
        <w:lastRenderedPageBreak/>
        <w:t xml:space="preserve">Bước </w:t>
      </w:r>
      <w:r w:rsidR="00225B18">
        <w:t>3</w:t>
      </w:r>
      <w:r>
        <w:t>: Chỉnh sửa thông tin</w:t>
      </w:r>
      <w:r w:rsidR="00FE2677">
        <w:t>/thay đổi</w:t>
      </w:r>
      <w:r>
        <w:t xml:space="preserve"> mật khẩu</w:t>
      </w:r>
    </w:p>
    <w:p w14:paraId="58F088B6" w14:textId="77777777" w:rsidR="006C6F68" w:rsidRDefault="006C6F68" w:rsidP="00CE48E6">
      <w:pPr>
        <w:pStyle w:val="thongthuong"/>
        <w:ind w:firstLine="0"/>
      </w:pPr>
      <w:r>
        <w:rPr>
          <w:noProof/>
        </w:rPr>
        <w:drawing>
          <wp:inline distT="0" distB="0" distL="0" distR="0" wp14:anchorId="56BA03DD" wp14:editId="39330F46">
            <wp:extent cx="2085340" cy="3682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ỉnh sửa thông tin.png"/>
                    <pic:cNvPicPr/>
                  </pic:nvPicPr>
                  <pic:blipFill>
                    <a:blip r:embed="rId34">
                      <a:extLst>
                        <a:ext uri="{28A0092B-C50C-407E-A947-70E740481C1C}">
                          <a14:useLocalDpi xmlns:a14="http://schemas.microsoft.com/office/drawing/2010/main" val="0"/>
                        </a:ext>
                      </a:extLst>
                    </a:blip>
                    <a:stretch>
                      <a:fillRect/>
                    </a:stretch>
                  </pic:blipFill>
                  <pic:spPr>
                    <a:xfrm>
                      <a:off x="0" y="0"/>
                      <a:ext cx="2095605" cy="3701051"/>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6C6F68" w:rsidRPr="00CE48E6" w14:paraId="040B6495" w14:textId="77777777" w:rsidTr="00374308">
        <w:tc>
          <w:tcPr>
            <w:tcW w:w="709" w:type="dxa"/>
          </w:tcPr>
          <w:p w14:paraId="1EB98DE1" w14:textId="77777777" w:rsidR="006C6F68" w:rsidRPr="00CE48E6" w:rsidRDefault="006C6F68" w:rsidP="00374308">
            <w:pPr>
              <w:pStyle w:val="thongthuong"/>
              <w:ind w:firstLine="0"/>
              <w:jc w:val="center"/>
              <w:rPr>
                <w:b/>
              </w:rPr>
            </w:pPr>
            <w:r w:rsidRPr="00CE48E6">
              <w:rPr>
                <w:b/>
              </w:rPr>
              <w:t>STT</w:t>
            </w:r>
          </w:p>
        </w:tc>
        <w:tc>
          <w:tcPr>
            <w:tcW w:w="1696" w:type="dxa"/>
          </w:tcPr>
          <w:p w14:paraId="4F84A975" w14:textId="77777777" w:rsidR="006C6F68" w:rsidRPr="00CE48E6" w:rsidRDefault="006C6F68" w:rsidP="00374308">
            <w:pPr>
              <w:pStyle w:val="thongthuong"/>
              <w:ind w:firstLine="0"/>
              <w:jc w:val="center"/>
              <w:rPr>
                <w:b/>
              </w:rPr>
            </w:pPr>
            <w:r w:rsidRPr="00CE48E6">
              <w:rPr>
                <w:b/>
              </w:rPr>
              <w:t>Tên trường</w:t>
            </w:r>
          </w:p>
        </w:tc>
        <w:tc>
          <w:tcPr>
            <w:tcW w:w="4253" w:type="dxa"/>
          </w:tcPr>
          <w:p w14:paraId="2F65DA9A" w14:textId="77777777" w:rsidR="006C6F68" w:rsidRPr="00CE48E6" w:rsidRDefault="006C6F68" w:rsidP="00374308">
            <w:pPr>
              <w:pStyle w:val="thongthuong"/>
              <w:ind w:firstLine="0"/>
              <w:jc w:val="center"/>
              <w:rPr>
                <w:b/>
              </w:rPr>
            </w:pPr>
            <w:r w:rsidRPr="00CE48E6">
              <w:rPr>
                <w:b/>
              </w:rPr>
              <w:t>Mô tả</w:t>
            </w:r>
          </w:p>
        </w:tc>
        <w:tc>
          <w:tcPr>
            <w:tcW w:w="1417" w:type="dxa"/>
          </w:tcPr>
          <w:p w14:paraId="71800B67" w14:textId="77777777" w:rsidR="006C6F68" w:rsidRPr="00CE48E6" w:rsidRDefault="006C6F68" w:rsidP="00374308">
            <w:pPr>
              <w:pStyle w:val="thongthuong"/>
              <w:ind w:firstLine="0"/>
              <w:jc w:val="center"/>
              <w:rPr>
                <w:b/>
              </w:rPr>
            </w:pPr>
            <w:r w:rsidRPr="00CE48E6">
              <w:rPr>
                <w:b/>
              </w:rPr>
              <w:t>Kiểu</w:t>
            </w:r>
          </w:p>
        </w:tc>
        <w:tc>
          <w:tcPr>
            <w:tcW w:w="1418" w:type="dxa"/>
          </w:tcPr>
          <w:p w14:paraId="584256DE" w14:textId="77777777" w:rsidR="006C6F68" w:rsidRPr="00CE48E6" w:rsidRDefault="006C6F68" w:rsidP="00374308">
            <w:pPr>
              <w:pStyle w:val="thongthuong"/>
              <w:ind w:firstLine="0"/>
              <w:jc w:val="center"/>
              <w:rPr>
                <w:b/>
              </w:rPr>
            </w:pPr>
            <w:r w:rsidRPr="00CE48E6">
              <w:rPr>
                <w:b/>
              </w:rPr>
              <w:t>Trạng thái</w:t>
            </w:r>
          </w:p>
        </w:tc>
      </w:tr>
      <w:tr w:rsidR="006C6F68" w14:paraId="61C6B122" w14:textId="77777777" w:rsidTr="00374308">
        <w:tc>
          <w:tcPr>
            <w:tcW w:w="709" w:type="dxa"/>
          </w:tcPr>
          <w:p w14:paraId="441E6B1D" w14:textId="77777777" w:rsidR="006C6F68" w:rsidRDefault="006C6F68" w:rsidP="00374308">
            <w:pPr>
              <w:pStyle w:val="thongthuong"/>
              <w:ind w:firstLine="0"/>
              <w:jc w:val="center"/>
            </w:pPr>
            <w:r>
              <w:t>1</w:t>
            </w:r>
          </w:p>
        </w:tc>
        <w:tc>
          <w:tcPr>
            <w:tcW w:w="1696" w:type="dxa"/>
          </w:tcPr>
          <w:p w14:paraId="5E002035" w14:textId="77777777" w:rsidR="006C6F68" w:rsidRDefault="006C6F68" w:rsidP="006C6F68">
            <w:pPr>
              <w:pStyle w:val="thongthuong"/>
              <w:ind w:firstLine="0"/>
            </w:pPr>
            <w:r>
              <w:t>SĐT</w:t>
            </w:r>
          </w:p>
        </w:tc>
        <w:tc>
          <w:tcPr>
            <w:tcW w:w="4253" w:type="dxa"/>
          </w:tcPr>
          <w:p w14:paraId="45E087F1" w14:textId="77777777" w:rsidR="006C6F68" w:rsidRDefault="00C74871" w:rsidP="00374308">
            <w:pPr>
              <w:pStyle w:val="thongthuong"/>
              <w:ind w:firstLine="0"/>
            </w:pPr>
            <w:r>
              <w:t>S</w:t>
            </w:r>
            <w:r w:rsidR="006C6F68">
              <w:t>ố điện thoại</w:t>
            </w:r>
          </w:p>
        </w:tc>
        <w:tc>
          <w:tcPr>
            <w:tcW w:w="1417" w:type="dxa"/>
          </w:tcPr>
          <w:p w14:paraId="51CBF799" w14:textId="77777777" w:rsidR="006C6F68" w:rsidRDefault="006C6F68" w:rsidP="00374308">
            <w:pPr>
              <w:pStyle w:val="thongthuong"/>
              <w:ind w:firstLine="0"/>
            </w:pPr>
            <w:r>
              <w:t>Lable</w:t>
            </w:r>
          </w:p>
        </w:tc>
        <w:tc>
          <w:tcPr>
            <w:tcW w:w="1418" w:type="dxa"/>
          </w:tcPr>
          <w:p w14:paraId="18E69AA0" w14:textId="77777777" w:rsidR="006C6F68" w:rsidRDefault="00C74871" w:rsidP="00374308">
            <w:pPr>
              <w:pStyle w:val="thongthuong"/>
              <w:ind w:firstLine="0"/>
            </w:pPr>
            <w:r>
              <w:t>Read-only</w:t>
            </w:r>
          </w:p>
        </w:tc>
      </w:tr>
      <w:tr w:rsidR="006C6F68" w14:paraId="3DDF626E" w14:textId="77777777" w:rsidTr="00374308">
        <w:tc>
          <w:tcPr>
            <w:tcW w:w="709" w:type="dxa"/>
          </w:tcPr>
          <w:p w14:paraId="1E864A5B" w14:textId="77777777" w:rsidR="006C6F68" w:rsidRDefault="006C6F68" w:rsidP="00374308">
            <w:pPr>
              <w:pStyle w:val="thongthuong"/>
              <w:ind w:firstLine="0"/>
              <w:jc w:val="center"/>
            </w:pPr>
            <w:r>
              <w:t>2</w:t>
            </w:r>
          </w:p>
        </w:tc>
        <w:tc>
          <w:tcPr>
            <w:tcW w:w="1696" w:type="dxa"/>
          </w:tcPr>
          <w:p w14:paraId="20DF5935" w14:textId="77777777" w:rsidR="006C6F68" w:rsidRDefault="006C6F68" w:rsidP="00374308">
            <w:pPr>
              <w:pStyle w:val="thongthuong"/>
              <w:ind w:firstLine="0"/>
            </w:pPr>
            <w:r>
              <w:t>Email</w:t>
            </w:r>
          </w:p>
        </w:tc>
        <w:tc>
          <w:tcPr>
            <w:tcW w:w="4253" w:type="dxa"/>
          </w:tcPr>
          <w:p w14:paraId="336DF90E" w14:textId="77777777" w:rsidR="006C6F68" w:rsidRDefault="00C74871" w:rsidP="00374308">
            <w:pPr>
              <w:pStyle w:val="thongthuong"/>
              <w:ind w:firstLine="0"/>
            </w:pPr>
            <w:r>
              <w:t>E</w:t>
            </w:r>
            <w:r w:rsidR="006C6F68">
              <w:t>mail</w:t>
            </w:r>
          </w:p>
        </w:tc>
        <w:tc>
          <w:tcPr>
            <w:tcW w:w="1417" w:type="dxa"/>
          </w:tcPr>
          <w:p w14:paraId="1CF86DC6" w14:textId="77777777" w:rsidR="006C6F68" w:rsidRDefault="00C74871" w:rsidP="00374308">
            <w:pPr>
              <w:pStyle w:val="thongthuong"/>
              <w:ind w:firstLine="0"/>
            </w:pPr>
            <w:r>
              <w:t>Email</w:t>
            </w:r>
          </w:p>
        </w:tc>
        <w:tc>
          <w:tcPr>
            <w:tcW w:w="1418" w:type="dxa"/>
          </w:tcPr>
          <w:p w14:paraId="0197F6B0" w14:textId="77777777" w:rsidR="006C6F68" w:rsidRDefault="00C74871" w:rsidP="00374308">
            <w:pPr>
              <w:pStyle w:val="thongthuong"/>
              <w:ind w:firstLine="0"/>
            </w:pPr>
            <w:r>
              <w:t>Read-only</w:t>
            </w:r>
          </w:p>
        </w:tc>
      </w:tr>
      <w:tr w:rsidR="006C6F68" w14:paraId="74C7D429" w14:textId="77777777" w:rsidTr="00374308">
        <w:tc>
          <w:tcPr>
            <w:tcW w:w="709" w:type="dxa"/>
          </w:tcPr>
          <w:p w14:paraId="3DCFDB0C" w14:textId="77777777" w:rsidR="006C6F68" w:rsidRDefault="006C6F68" w:rsidP="00374308">
            <w:pPr>
              <w:pStyle w:val="thongthuong"/>
              <w:ind w:firstLine="0"/>
              <w:jc w:val="center"/>
            </w:pPr>
            <w:r>
              <w:t>3</w:t>
            </w:r>
          </w:p>
        </w:tc>
        <w:tc>
          <w:tcPr>
            <w:tcW w:w="1696" w:type="dxa"/>
          </w:tcPr>
          <w:p w14:paraId="6A132C6E" w14:textId="77777777" w:rsidR="006C6F68" w:rsidRDefault="006C6F68" w:rsidP="00374308">
            <w:pPr>
              <w:pStyle w:val="thongthuong"/>
              <w:ind w:firstLine="0"/>
            </w:pPr>
            <w:r>
              <w:t>Ngày sinh</w:t>
            </w:r>
          </w:p>
        </w:tc>
        <w:tc>
          <w:tcPr>
            <w:tcW w:w="4253" w:type="dxa"/>
          </w:tcPr>
          <w:p w14:paraId="7C9C6654" w14:textId="77777777" w:rsidR="006C6F68" w:rsidRDefault="006C6F68" w:rsidP="00374308">
            <w:pPr>
              <w:pStyle w:val="thongthuong"/>
              <w:ind w:firstLine="0"/>
            </w:pPr>
            <w:r>
              <w:t>Chỉnh sửa ngày sinh</w:t>
            </w:r>
          </w:p>
        </w:tc>
        <w:tc>
          <w:tcPr>
            <w:tcW w:w="1417" w:type="dxa"/>
          </w:tcPr>
          <w:p w14:paraId="170E93B6" w14:textId="77777777" w:rsidR="006C6F68" w:rsidRDefault="00C74871" w:rsidP="00374308">
            <w:pPr>
              <w:pStyle w:val="thongthuong"/>
              <w:ind w:firstLine="0"/>
            </w:pPr>
            <w:r>
              <w:t>Datetime</w:t>
            </w:r>
          </w:p>
        </w:tc>
        <w:tc>
          <w:tcPr>
            <w:tcW w:w="1418" w:type="dxa"/>
          </w:tcPr>
          <w:p w14:paraId="254575E0" w14:textId="77777777" w:rsidR="006C6F68" w:rsidRDefault="006C6F68" w:rsidP="00374308">
            <w:pPr>
              <w:pStyle w:val="thongthuong"/>
              <w:ind w:firstLine="0"/>
            </w:pPr>
            <w:r>
              <w:t>Editable</w:t>
            </w:r>
          </w:p>
        </w:tc>
      </w:tr>
      <w:tr w:rsidR="006C6F68" w14:paraId="41778F47" w14:textId="77777777" w:rsidTr="00374308">
        <w:tc>
          <w:tcPr>
            <w:tcW w:w="709" w:type="dxa"/>
          </w:tcPr>
          <w:p w14:paraId="3123152B" w14:textId="77777777" w:rsidR="006C6F68" w:rsidRDefault="006C6F68" w:rsidP="00374308">
            <w:pPr>
              <w:pStyle w:val="thongthuong"/>
              <w:ind w:firstLine="0"/>
              <w:jc w:val="center"/>
            </w:pPr>
            <w:r>
              <w:t>4</w:t>
            </w:r>
          </w:p>
        </w:tc>
        <w:tc>
          <w:tcPr>
            <w:tcW w:w="1696" w:type="dxa"/>
          </w:tcPr>
          <w:p w14:paraId="29EFD83B" w14:textId="77777777" w:rsidR="006C6F68" w:rsidRDefault="006C6F68" w:rsidP="00374308">
            <w:pPr>
              <w:pStyle w:val="thongthuong"/>
              <w:ind w:firstLine="0"/>
            </w:pPr>
            <w:r>
              <w:t>STK</w:t>
            </w:r>
          </w:p>
        </w:tc>
        <w:tc>
          <w:tcPr>
            <w:tcW w:w="4253" w:type="dxa"/>
          </w:tcPr>
          <w:p w14:paraId="71471F74" w14:textId="77777777" w:rsidR="006C6F68" w:rsidRDefault="006C6F68" w:rsidP="00374308">
            <w:pPr>
              <w:pStyle w:val="thongthuong"/>
              <w:ind w:firstLine="0"/>
            </w:pPr>
            <w:r>
              <w:t>Chỉnh sửa số tài khoản</w:t>
            </w:r>
          </w:p>
        </w:tc>
        <w:tc>
          <w:tcPr>
            <w:tcW w:w="1417" w:type="dxa"/>
          </w:tcPr>
          <w:p w14:paraId="508EA50B" w14:textId="77777777" w:rsidR="006C6F68" w:rsidRDefault="006C6F68" w:rsidP="00374308">
            <w:pPr>
              <w:pStyle w:val="thongthuong"/>
              <w:ind w:firstLine="0"/>
            </w:pPr>
            <w:r>
              <w:t>Lable</w:t>
            </w:r>
          </w:p>
        </w:tc>
        <w:tc>
          <w:tcPr>
            <w:tcW w:w="1418" w:type="dxa"/>
          </w:tcPr>
          <w:p w14:paraId="0B5E733D" w14:textId="77777777" w:rsidR="006C6F68" w:rsidRDefault="006C6F68" w:rsidP="00374308">
            <w:pPr>
              <w:pStyle w:val="thongthuong"/>
              <w:ind w:firstLine="0"/>
            </w:pPr>
            <w:r>
              <w:t>Editable</w:t>
            </w:r>
          </w:p>
        </w:tc>
      </w:tr>
      <w:tr w:rsidR="00C74871" w14:paraId="00771681" w14:textId="77777777" w:rsidTr="00374308">
        <w:tc>
          <w:tcPr>
            <w:tcW w:w="709" w:type="dxa"/>
          </w:tcPr>
          <w:p w14:paraId="22C05F67" w14:textId="77777777" w:rsidR="00C74871" w:rsidRDefault="00C74871" w:rsidP="00374308">
            <w:pPr>
              <w:pStyle w:val="thongthuong"/>
              <w:ind w:firstLine="0"/>
              <w:jc w:val="center"/>
            </w:pPr>
            <w:r>
              <w:t>5</w:t>
            </w:r>
          </w:p>
        </w:tc>
        <w:tc>
          <w:tcPr>
            <w:tcW w:w="1696" w:type="dxa"/>
          </w:tcPr>
          <w:p w14:paraId="4918A645" w14:textId="77777777" w:rsidR="00C74871" w:rsidRDefault="00C74871" w:rsidP="00374308">
            <w:pPr>
              <w:pStyle w:val="thongthuong"/>
              <w:ind w:firstLine="0"/>
            </w:pPr>
            <w:r>
              <w:t>Họ tên</w:t>
            </w:r>
          </w:p>
        </w:tc>
        <w:tc>
          <w:tcPr>
            <w:tcW w:w="4253" w:type="dxa"/>
          </w:tcPr>
          <w:p w14:paraId="51AF7337" w14:textId="77777777" w:rsidR="00C74871" w:rsidRDefault="00C74871" w:rsidP="00374308">
            <w:pPr>
              <w:pStyle w:val="thongthuong"/>
              <w:ind w:firstLine="0"/>
            </w:pPr>
            <w:r>
              <w:t>Họ tên người dùng</w:t>
            </w:r>
          </w:p>
        </w:tc>
        <w:tc>
          <w:tcPr>
            <w:tcW w:w="1417" w:type="dxa"/>
          </w:tcPr>
          <w:p w14:paraId="52E3F021" w14:textId="77777777" w:rsidR="00C74871" w:rsidRDefault="00C74871" w:rsidP="00374308">
            <w:pPr>
              <w:pStyle w:val="thongthuong"/>
              <w:ind w:firstLine="0"/>
            </w:pPr>
            <w:r>
              <w:t>Lable</w:t>
            </w:r>
          </w:p>
        </w:tc>
        <w:tc>
          <w:tcPr>
            <w:tcW w:w="1418" w:type="dxa"/>
          </w:tcPr>
          <w:p w14:paraId="0D7FF217" w14:textId="77777777" w:rsidR="00C74871" w:rsidRDefault="00C74871" w:rsidP="00374308">
            <w:pPr>
              <w:pStyle w:val="thongthuong"/>
              <w:ind w:firstLine="0"/>
            </w:pPr>
            <w:r>
              <w:t>Read-only</w:t>
            </w:r>
          </w:p>
        </w:tc>
      </w:tr>
      <w:tr w:rsidR="006C6F68" w14:paraId="3018B105" w14:textId="77777777" w:rsidTr="00374308">
        <w:tc>
          <w:tcPr>
            <w:tcW w:w="709" w:type="dxa"/>
          </w:tcPr>
          <w:p w14:paraId="73A7048A" w14:textId="77777777" w:rsidR="006C6F68" w:rsidRDefault="00C74871" w:rsidP="00374308">
            <w:pPr>
              <w:pStyle w:val="thongthuong"/>
              <w:ind w:firstLine="0"/>
              <w:jc w:val="center"/>
            </w:pPr>
            <w:r>
              <w:t>6</w:t>
            </w:r>
          </w:p>
        </w:tc>
        <w:tc>
          <w:tcPr>
            <w:tcW w:w="1696" w:type="dxa"/>
          </w:tcPr>
          <w:p w14:paraId="69660C61" w14:textId="77777777" w:rsidR="006C6F68" w:rsidRDefault="006C6F68" w:rsidP="00374308">
            <w:pPr>
              <w:pStyle w:val="thongthuong"/>
              <w:ind w:firstLine="0"/>
            </w:pPr>
            <w:r>
              <w:t>Bỏ qua</w:t>
            </w:r>
          </w:p>
        </w:tc>
        <w:tc>
          <w:tcPr>
            <w:tcW w:w="4253" w:type="dxa"/>
          </w:tcPr>
          <w:p w14:paraId="0AF5E059" w14:textId="77777777" w:rsidR="006C6F68" w:rsidRDefault="00225B18" w:rsidP="00225B18">
            <w:pPr>
              <w:pStyle w:val="cham"/>
              <w:numPr>
                <w:ilvl w:val="0"/>
                <w:numId w:val="0"/>
              </w:numPr>
            </w:pPr>
            <w:r>
              <w:t>Hiển thị thông tin ban đầu khi chưa chỉnh sửa</w:t>
            </w:r>
          </w:p>
        </w:tc>
        <w:tc>
          <w:tcPr>
            <w:tcW w:w="1417" w:type="dxa"/>
          </w:tcPr>
          <w:p w14:paraId="15AC7A85" w14:textId="77777777" w:rsidR="006C6F68" w:rsidRDefault="006C6F68" w:rsidP="00374308">
            <w:pPr>
              <w:pStyle w:val="thongthuong"/>
              <w:ind w:firstLine="0"/>
            </w:pPr>
            <w:r>
              <w:t>Button</w:t>
            </w:r>
          </w:p>
        </w:tc>
        <w:tc>
          <w:tcPr>
            <w:tcW w:w="1418" w:type="dxa"/>
          </w:tcPr>
          <w:p w14:paraId="14E4FF09" w14:textId="77777777" w:rsidR="006C6F68" w:rsidRDefault="006C6F68" w:rsidP="00374308">
            <w:pPr>
              <w:pStyle w:val="thongthuong"/>
              <w:ind w:firstLine="0"/>
            </w:pPr>
            <w:r>
              <w:t>Onclick</w:t>
            </w:r>
          </w:p>
        </w:tc>
      </w:tr>
      <w:tr w:rsidR="006C6F68" w14:paraId="3648F941" w14:textId="77777777" w:rsidTr="00374308">
        <w:tc>
          <w:tcPr>
            <w:tcW w:w="709" w:type="dxa"/>
          </w:tcPr>
          <w:p w14:paraId="3E4BE1DC" w14:textId="77777777" w:rsidR="006C6F68" w:rsidRDefault="00C74871" w:rsidP="00374308">
            <w:pPr>
              <w:pStyle w:val="thongthuong"/>
              <w:ind w:firstLine="0"/>
              <w:jc w:val="center"/>
            </w:pPr>
            <w:r>
              <w:t>7</w:t>
            </w:r>
          </w:p>
        </w:tc>
        <w:tc>
          <w:tcPr>
            <w:tcW w:w="1696" w:type="dxa"/>
          </w:tcPr>
          <w:p w14:paraId="002494FC" w14:textId="77777777" w:rsidR="006C6F68" w:rsidRDefault="006C6F68" w:rsidP="00374308">
            <w:pPr>
              <w:pStyle w:val="thongthuong"/>
              <w:ind w:firstLine="0"/>
            </w:pPr>
            <w:r>
              <w:t>Cập nhật</w:t>
            </w:r>
          </w:p>
        </w:tc>
        <w:tc>
          <w:tcPr>
            <w:tcW w:w="4253" w:type="dxa"/>
          </w:tcPr>
          <w:p w14:paraId="167435C8" w14:textId="77777777" w:rsidR="006C6F68" w:rsidRDefault="006C6F68" w:rsidP="006C6F68">
            <w:pPr>
              <w:pStyle w:val="thongthuong"/>
              <w:ind w:firstLine="0"/>
            </w:pPr>
            <w:r>
              <w:t>Xác nhận cập nhật thông tin vừa nhập,</w:t>
            </w:r>
          </w:p>
          <w:p w14:paraId="033FEFE9" w14:textId="77777777" w:rsidR="006C6F68" w:rsidRDefault="00225B18" w:rsidP="00225B18">
            <w:pPr>
              <w:pStyle w:val="cham"/>
            </w:pPr>
            <w:r>
              <w:t>Nếu hợp lệ: Trả về thông báo thành công.</w:t>
            </w:r>
          </w:p>
          <w:p w14:paraId="46E36C9B" w14:textId="77777777" w:rsidR="00225B18" w:rsidRDefault="00225B18" w:rsidP="00225B18">
            <w:pPr>
              <w:pStyle w:val="cham"/>
            </w:pPr>
            <w:r>
              <w:lastRenderedPageBreak/>
              <w:t>Nếu không hợp lệ: Trả về thông báo thất bại.</w:t>
            </w:r>
          </w:p>
        </w:tc>
        <w:tc>
          <w:tcPr>
            <w:tcW w:w="1417" w:type="dxa"/>
          </w:tcPr>
          <w:p w14:paraId="1DCA53BB" w14:textId="77777777" w:rsidR="006C6F68" w:rsidRDefault="00225B18" w:rsidP="00374308">
            <w:pPr>
              <w:pStyle w:val="thongthuong"/>
              <w:ind w:firstLine="0"/>
            </w:pPr>
            <w:r>
              <w:lastRenderedPageBreak/>
              <w:t>Button</w:t>
            </w:r>
          </w:p>
        </w:tc>
        <w:tc>
          <w:tcPr>
            <w:tcW w:w="1418" w:type="dxa"/>
          </w:tcPr>
          <w:p w14:paraId="75FAEC52" w14:textId="77777777" w:rsidR="006C6F68" w:rsidRDefault="00225B18" w:rsidP="00374308">
            <w:pPr>
              <w:pStyle w:val="thongthuong"/>
              <w:ind w:firstLine="0"/>
            </w:pPr>
            <w:r>
              <w:t>Onclick</w:t>
            </w:r>
          </w:p>
        </w:tc>
      </w:tr>
    </w:tbl>
    <w:p w14:paraId="288F0902" w14:textId="77777777" w:rsidR="006C6F68" w:rsidRDefault="00225B18" w:rsidP="00CE48E6">
      <w:pPr>
        <w:pStyle w:val="thongthuong"/>
        <w:ind w:firstLine="0"/>
      </w:pPr>
      <w:r>
        <w:rPr>
          <w:noProof/>
        </w:rPr>
        <w:drawing>
          <wp:inline distT="0" distB="0" distL="0" distR="0" wp14:anchorId="76DDD009" wp14:editId="3682E0C8">
            <wp:extent cx="2161540" cy="270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ổi mật khẩu.png"/>
                    <pic:cNvPicPr/>
                  </pic:nvPicPr>
                  <pic:blipFill>
                    <a:blip r:embed="rId35">
                      <a:extLst>
                        <a:ext uri="{28A0092B-C50C-407E-A947-70E740481C1C}">
                          <a14:useLocalDpi xmlns:a14="http://schemas.microsoft.com/office/drawing/2010/main" val="0"/>
                        </a:ext>
                      </a:extLst>
                    </a:blip>
                    <a:stretch>
                      <a:fillRect/>
                    </a:stretch>
                  </pic:blipFill>
                  <pic:spPr>
                    <a:xfrm>
                      <a:off x="0" y="0"/>
                      <a:ext cx="2166906" cy="2713184"/>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225B18" w:rsidRPr="00CE48E6" w14:paraId="2675D857" w14:textId="77777777" w:rsidTr="00374308">
        <w:tc>
          <w:tcPr>
            <w:tcW w:w="709" w:type="dxa"/>
          </w:tcPr>
          <w:p w14:paraId="125955C4" w14:textId="77777777" w:rsidR="00225B18" w:rsidRPr="00CE48E6" w:rsidRDefault="00225B18" w:rsidP="00374308">
            <w:pPr>
              <w:pStyle w:val="thongthuong"/>
              <w:ind w:firstLine="0"/>
              <w:jc w:val="center"/>
              <w:rPr>
                <w:b/>
              </w:rPr>
            </w:pPr>
            <w:r w:rsidRPr="00CE48E6">
              <w:rPr>
                <w:b/>
              </w:rPr>
              <w:t>STT</w:t>
            </w:r>
          </w:p>
        </w:tc>
        <w:tc>
          <w:tcPr>
            <w:tcW w:w="1696" w:type="dxa"/>
          </w:tcPr>
          <w:p w14:paraId="083BF0FC" w14:textId="77777777" w:rsidR="00225B18" w:rsidRPr="00CE48E6" w:rsidRDefault="00225B18" w:rsidP="00374308">
            <w:pPr>
              <w:pStyle w:val="thongthuong"/>
              <w:ind w:firstLine="0"/>
              <w:jc w:val="center"/>
              <w:rPr>
                <w:b/>
              </w:rPr>
            </w:pPr>
            <w:r w:rsidRPr="00CE48E6">
              <w:rPr>
                <w:b/>
              </w:rPr>
              <w:t>Tên trường</w:t>
            </w:r>
          </w:p>
        </w:tc>
        <w:tc>
          <w:tcPr>
            <w:tcW w:w="4253" w:type="dxa"/>
          </w:tcPr>
          <w:p w14:paraId="7E98B089" w14:textId="77777777" w:rsidR="00225B18" w:rsidRPr="00CE48E6" w:rsidRDefault="00225B18" w:rsidP="00374308">
            <w:pPr>
              <w:pStyle w:val="thongthuong"/>
              <w:ind w:firstLine="0"/>
              <w:jc w:val="center"/>
              <w:rPr>
                <w:b/>
              </w:rPr>
            </w:pPr>
            <w:r w:rsidRPr="00CE48E6">
              <w:rPr>
                <w:b/>
              </w:rPr>
              <w:t>Mô tả</w:t>
            </w:r>
          </w:p>
        </w:tc>
        <w:tc>
          <w:tcPr>
            <w:tcW w:w="1417" w:type="dxa"/>
          </w:tcPr>
          <w:p w14:paraId="42B9726D" w14:textId="77777777" w:rsidR="00225B18" w:rsidRPr="00CE48E6" w:rsidRDefault="00225B18" w:rsidP="00374308">
            <w:pPr>
              <w:pStyle w:val="thongthuong"/>
              <w:ind w:firstLine="0"/>
              <w:jc w:val="center"/>
              <w:rPr>
                <w:b/>
              </w:rPr>
            </w:pPr>
            <w:r w:rsidRPr="00CE48E6">
              <w:rPr>
                <w:b/>
              </w:rPr>
              <w:t>Kiểu</w:t>
            </w:r>
          </w:p>
        </w:tc>
        <w:tc>
          <w:tcPr>
            <w:tcW w:w="1418" w:type="dxa"/>
          </w:tcPr>
          <w:p w14:paraId="5F67A6C6" w14:textId="77777777" w:rsidR="00225B18" w:rsidRPr="00CE48E6" w:rsidRDefault="00225B18" w:rsidP="00374308">
            <w:pPr>
              <w:pStyle w:val="thongthuong"/>
              <w:ind w:firstLine="0"/>
              <w:jc w:val="center"/>
              <w:rPr>
                <w:b/>
              </w:rPr>
            </w:pPr>
            <w:r w:rsidRPr="00CE48E6">
              <w:rPr>
                <w:b/>
              </w:rPr>
              <w:t>Trạng thái</w:t>
            </w:r>
          </w:p>
        </w:tc>
      </w:tr>
      <w:tr w:rsidR="00225B18" w14:paraId="7EAF8FE7" w14:textId="77777777" w:rsidTr="00374308">
        <w:tc>
          <w:tcPr>
            <w:tcW w:w="709" w:type="dxa"/>
          </w:tcPr>
          <w:p w14:paraId="11F9565A" w14:textId="77777777" w:rsidR="00225B18" w:rsidRDefault="00225B18" w:rsidP="00374308">
            <w:pPr>
              <w:pStyle w:val="thongthuong"/>
              <w:ind w:firstLine="0"/>
              <w:jc w:val="center"/>
            </w:pPr>
            <w:r>
              <w:t>1</w:t>
            </w:r>
          </w:p>
        </w:tc>
        <w:tc>
          <w:tcPr>
            <w:tcW w:w="1696" w:type="dxa"/>
          </w:tcPr>
          <w:p w14:paraId="25727EE2" w14:textId="77777777" w:rsidR="00225B18" w:rsidRDefault="00225B18" w:rsidP="00374308">
            <w:pPr>
              <w:pStyle w:val="thongthuong"/>
              <w:ind w:firstLine="0"/>
            </w:pPr>
            <w:r>
              <w:t>Mật khẩu cũ</w:t>
            </w:r>
          </w:p>
        </w:tc>
        <w:tc>
          <w:tcPr>
            <w:tcW w:w="4253" w:type="dxa"/>
          </w:tcPr>
          <w:p w14:paraId="347A62D1" w14:textId="77777777" w:rsidR="00225B18" w:rsidRDefault="00225B18" w:rsidP="00225B18">
            <w:pPr>
              <w:pStyle w:val="thongthuong"/>
              <w:ind w:firstLine="0"/>
            </w:pPr>
            <w:r>
              <w:t>Nhập mật khẩu cũ</w:t>
            </w:r>
          </w:p>
        </w:tc>
        <w:tc>
          <w:tcPr>
            <w:tcW w:w="1417" w:type="dxa"/>
          </w:tcPr>
          <w:p w14:paraId="562DC70A" w14:textId="77777777" w:rsidR="00225B18" w:rsidRDefault="00C74871" w:rsidP="00374308">
            <w:pPr>
              <w:pStyle w:val="thongthuong"/>
              <w:ind w:firstLine="0"/>
            </w:pPr>
            <w:r>
              <w:t>Password</w:t>
            </w:r>
          </w:p>
        </w:tc>
        <w:tc>
          <w:tcPr>
            <w:tcW w:w="1418" w:type="dxa"/>
          </w:tcPr>
          <w:p w14:paraId="35399FAD" w14:textId="77777777" w:rsidR="00225B18" w:rsidRDefault="00225B18" w:rsidP="00374308">
            <w:pPr>
              <w:pStyle w:val="thongthuong"/>
              <w:ind w:firstLine="0"/>
            </w:pPr>
            <w:r>
              <w:t>Editable</w:t>
            </w:r>
          </w:p>
        </w:tc>
      </w:tr>
      <w:tr w:rsidR="00225B18" w14:paraId="61A19E9F" w14:textId="77777777" w:rsidTr="00374308">
        <w:tc>
          <w:tcPr>
            <w:tcW w:w="709" w:type="dxa"/>
          </w:tcPr>
          <w:p w14:paraId="30308BE0" w14:textId="77777777" w:rsidR="00225B18" w:rsidRDefault="00225B18" w:rsidP="00374308">
            <w:pPr>
              <w:pStyle w:val="thongthuong"/>
              <w:ind w:firstLine="0"/>
              <w:jc w:val="center"/>
            </w:pPr>
            <w:r>
              <w:t>2</w:t>
            </w:r>
          </w:p>
        </w:tc>
        <w:tc>
          <w:tcPr>
            <w:tcW w:w="1696" w:type="dxa"/>
          </w:tcPr>
          <w:p w14:paraId="5172ED10" w14:textId="77777777" w:rsidR="00225B18" w:rsidRDefault="00225B18" w:rsidP="00374308">
            <w:pPr>
              <w:pStyle w:val="thongthuong"/>
              <w:ind w:firstLine="0"/>
            </w:pPr>
            <w:r>
              <w:t>Mật khẩu mới</w:t>
            </w:r>
          </w:p>
        </w:tc>
        <w:tc>
          <w:tcPr>
            <w:tcW w:w="4253" w:type="dxa"/>
          </w:tcPr>
          <w:p w14:paraId="40FD4CBD" w14:textId="77777777" w:rsidR="00225B18" w:rsidRDefault="00225B18" w:rsidP="00225B18">
            <w:pPr>
              <w:pStyle w:val="thongthuong"/>
              <w:ind w:firstLine="0"/>
            </w:pPr>
            <w:r>
              <w:t>Nhập mật khẩu mới</w:t>
            </w:r>
          </w:p>
        </w:tc>
        <w:tc>
          <w:tcPr>
            <w:tcW w:w="1417" w:type="dxa"/>
          </w:tcPr>
          <w:p w14:paraId="5075C4E7" w14:textId="77777777" w:rsidR="00225B18" w:rsidRDefault="00C74871" w:rsidP="00374308">
            <w:pPr>
              <w:pStyle w:val="thongthuong"/>
              <w:ind w:firstLine="0"/>
            </w:pPr>
            <w:r>
              <w:t>Password</w:t>
            </w:r>
          </w:p>
        </w:tc>
        <w:tc>
          <w:tcPr>
            <w:tcW w:w="1418" w:type="dxa"/>
          </w:tcPr>
          <w:p w14:paraId="510FAE61" w14:textId="77777777" w:rsidR="00225B18" w:rsidRDefault="00225B18" w:rsidP="00374308">
            <w:pPr>
              <w:pStyle w:val="thongthuong"/>
              <w:ind w:firstLine="0"/>
            </w:pPr>
            <w:r>
              <w:t>Editable</w:t>
            </w:r>
          </w:p>
        </w:tc>
      </w:tr>
      <w:tr w:rsidR="00225B18" w14:paraId="0C5EC6A2" w14:textId="77777777" w:rsidTr="00374308">
        <w:tc>
          <w:tcPr>
            <w:tcW w:w="709" w:type="dxa"/>
          </w:tcPr>
          <w:p w14:paraId="104F1C5F" w14:textId="77777777" w:rsidR="00225B18" w:rsidRDefault="00225B18" w:rsidP="00374308">
            <w:pPr>
              <w:pStyle w:val="thongthuong"/>
              <w:ind w:firstLine="0"/>
              <w:jc w:val="center"/>
            </w:pPr>
            <w:r>
              <w:t>3</w:t>
            </w:r>
          </w:p>
        </w:tc>
        <w:tc>
          <w:tcPr>
            <w:tcW w:w="1696" w:type="dxa"/>
          </w:tcPr>
          <w:p w14:paraId="46001D7C" w14:textId="77777777" w:rsidR="00225B18" w:rsidRDefault="00225B18" w:rsidP="00374308">
            <w:pPr>
              <w:pStyle w:val="thongthuong"/>
              <w:ind w:firstLine="0"/>
            </w:pPr>
            <w:r>
              <w:t>Nhập lại mật khẩu</w:t>
            </w:r>
          </w:p>
        </w:tc>
        <w:tc>
          <w:tcPr>
            <w:tcW w:w="4253" w:type="dxa"/>
          </w:tcPr>
          <w:p w14:paraId="0D780800" w14:textId="77777777" w:rsidR="00225B18" w:rsidRDefault="00225B18" w:rsidP="00374308">
            <w:pPr>
              <w:pStyle w:val="thongthuong"/>
              <w:ind w:firstLine="0"/>
            </w:pPr>
            <w:r>
              <w:t>Nhập lại mật khẩu mới</w:t>
            </w:r>
          </w:p>
        </w:tc>
        <w:tc>
          <w:tcPr>
            <w:tcW w:w="1417" w:type="dxa"/>
          </w:tcPr>
          <w:p w14:paraId="50D79555" w14:textId="77777777" w:rsidR="00225B18" w:rsidRDefault="00C74871" w:rsidP="00374308">
            <w:pPr>
              <w:pStyle w:val="thongthuong"/>
              <w:ind w:firstLine="0"/>
            </w:pPr>
            <w:r>
              <w:t>Password</w:t>
            </w:r>
          </w:p>
        </w:tc>
        <w:tc>
          <w:tcPr>
            <w:tcW w:w="1418" w:type="dxa"/>
          </w:tcPr>
          <w:p w14:paraId="7988B398" w14:textId="77777777" w:rsidR="00225B18" w:rsidRDefault="00225B18" w:rsidP="00374308">
            <w:pPr>
              <w:pStyle w:val="thongthuong"/>
              <w:ind w:firstLine="0"/>
            </w:pPr>
            <w:r>
              <w:t>Editable</w:t>
            </w:r>
          </w:p>
        </w:tc>
      </w:tr>
      <w:tr w:rsidR="00225B18" w14:paraId="70B4085E" w14:textId="77777777" w:rsidTr="00374308">
        <w:tc>
          <w:tcPr>
            <w:tcW w:w="709" w:type="dxa"/>
          </w:tcPr>
          <w:p w14:paraId="2AF6E46F" w14:textId="77777777" w:rsidR="00225B18" w:rsidRDefault="00225B18" w:rsidP="00374308">
            <w:pPr>
              <w:pStyle w:val="thongthuong"/>
              <w:ind w:firstLine="0"/>
              <w:jc w:val="center"/>
            </w:pPr>
            <w:r>
              <w:t>4</w:t>
            </w:r>
          </w:p>
        </w:tc>
        <w:tc>
          <w:tcPr>
            <w:tcW w:w="1696" w:type="dxa"/>
          </w:tcPr>
          <w:p w14:paraId="5CA636E9" w14:textId="77777777" w:rsidR="00225B18" w:rsidRDefault="00225B18" w:rsidP="00374308">
            <w:pPr>
              <w:pStyle w:val="thongthuong"/>
              <w:ind w:firstLine="0"/>
            </w:pPr>
            <w:r>
              <w:t>Xác nhận</w:t>
            </w:r>
          </w:p>
        </w:tc>
        <w:tc>
          <w:tcPr>
            <w:tcW w:w="4253" w:type="dxa"/>
          </w:tcPr>
          <w:p w14:paraId="6F957883" w14:textId="77777777" w:rsidR="00225B18" w:rsidRDefault="00225B18" w:rsidP="00374308">
            <w:pPr>
              <w:pStyle w:val="thongthuong"/>
              <w:ind w:firstLine="0"/>
            </w:pPr>
            <w:r>
              <w:t>Xác nhận thay đổi mật khẩu</w:t>
            </w:r>
          </w:p>
          <w:p w14:paraId="543D1AB2" w14:textId="77777777" w:rsidR="00225B18" w:rsidRDefault="00225B18" w:rsidP="00374308">
            <w:pPr>
              <w:pStyle w:val="cham"/>
            </w:pPr>
            <w:r>
              <w:t>Nếu nhập đúng: thông báo đổi mật khẩu thành công.</w:t>
            </w:r>
          </w:p>
          <w:p w14:paraId="47360817" w14:textId="77777777" w:rsidR="00225B18" w:rsidRDefault="00225B18" w:rsidP="00374308">
            <w:pPr>
              <w:pStyle w:val="cham"/>
            </w:pPr>
            <w:r>
              <w:t>Nếu nhập sai: thông báo thất bại.</w:t>
            </w:r>
          </w:p>
        </w:tc>
        <w:tc>
          <w:tcPr>
            <w:tcW w:w="1417" w:type="dxa"/>
          </w:tcPr>
          <w:p w14:paraId="7EE123A2" w14:textId="77777777" w:rsidR="00225B18" w:rsidRDefault="00225B18" w:rsidP="00374308">
            <w:pPr>
              <w:pStyle w:val="thongthuong"/>
              <w:ind w:firstLine="0"/>
            </w:pPr>
            <w:r>
              <w:t>Button</w:t>
            </w:r>
          </w:p>
        </w:tc>
        <w:tc>
          <w:tcPr>
            <w:tcW w:w="1418" w:type="dxa"/>
          </w:tcPr>
          <w:p w14:paraId="1E20F06B" w14:textId="77777777" w:rsidR="00225B18" w:rsidRDefault="00225B18" w:rsidP="00374308">
            <w:pPr>
              <w:pStyle w:val="thongthuong"/>
              <w:ind w:firstLine="0"/>
            </w:pPr>
            <w:r>
              <w:t>Onclick</w:t>
            </w:r>
          </w:p>
        </w:tc>
      </w:tr>
    </w:tbl>
    <w:p w14:paraId="45B1F3A3" w14:textId="77777777" w:rsidR="00C74871" w:rsidRDefault="00C74871" w:rsidP="00CE48E6">
      <w:pPr>
        <w:pStyle w:val="thongthuong"/>
        <w:ind w:firstLine="0"/>
      </w:pPr>
      <w:r>
        <w:t>Khảo sát</w:t>
      </w:r>
    </w:p>
    <w:p w14:paraId="56DC86DC" w14:textId="77777777" w:rsidR="00C74871" w:rsidRDefault="00C74871" w:rsidP="00CE48E6">
      <w:pPr>
        <w:pStyle w:val="thongthuong"/>
        <w:ind w:firstLine="0"/>
      </w:pPr>
      <w:r>
        <w:rPr>
          <w:noProof/>
        </w:rPr>
        <w:lastRenderedPageBreak/>
        <w:drawing>
          <wp:inline distT="0" distB="0" distL="0" distR="0" wp14:anchorId="55F627B4" wp14:editId="5F5E166E">
            <wp:extent cx="1971675" cy="2725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ảo sát1.PNG"/>
                    <pic:cNvPicPr/>
                  </pic:nvPicPr>
                  <pic:blipFill>
                    <a:blip r:embed="rId36">
                      <a:extLst>
                        <a:ext uri="{28A0092B-C50C-407E-A947-70E740481C1C}">
                          <a14:useLocalDpi xmlns:a14="http://schemas.microsoft.com/office/drawing/2010/main" val="0"/>
                        </a:ext>
                      </a:extLst>
                    </a:blip>
                    <a:stretch>
                      <a:fillRect/>
                    </a:stretch>
                  </pic:blipFill>
                  <pic:spPr>
                    <a:xfrm>
                      <a:off x="0" y="0"/>
                      <a:ext cx="1980660" cy="2738176"/>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C74871" w:rsidRPr="00CE48E6" w14:paraId="284638C9" w14:textId="77777777" w:rsidTr="009D1FA0">
        <w:tc>
          <w:tcPr>
            <w:tcW w:w="709" w:type="dxa"/>
          </w:tcPr>
          <w:p w14:paraId="652E8D2C" w14:textId="77777777" w:rsidR="00C74871" w:rsidRPr="00CE48E6" w:rsidRDefault="00C74871" w:rsidP="009D1FA0">
            <w:pPr>
              <w:pStyle w:val="thongthuong"/>
              <w:ind w:firstLine="0"/>
              <w:jc w:val="center"/>
              <w:rPr>
                <w:b/>
              </w:rPr>
            </w:pPr>
            <w:r w:rsidRPr="00CE48E6">
              <w:rPr>
                <w:b/>
              </w:rPr>
              <w:t>STT</w:t>
            </w:r>
          </w:p>
        </w:tc>
        <w:tc>
          <w:tcPr>
            <w:tcW w:w="1696" w:type="dxa"/>
          </w:tcPr>
          <w:p w14:paraId="45EAB65D" w14:textId="77777777" w:rsidR="00C74871" w:rsidRPr="00CE48E6" w:rsidRDefault="00C74871" w:rsidP="009D1FA0">
            <w:pPr>
              <w:pStyle w:val="thongthuong"/>
              <w:ind w:firstLine="0"/>
              <w:jc w:val="center"/>
              <w:rPr>
                <w:b/>
              </w:rPr>
            </w:pPr>
            <w:r w:rsidRPr="00CE48E6">
              <w:rPr>
                <w:b/>
              </w:rPr>
              <w:t>Tên trường</w:t>
            </w:r>
          </w:p>
        </w:tc>
        <w:tc>
          <w:tcPr>
            <w:tcW w:w="4253" w:type="dxa"/>
          </w:tcPr>
          <w:p w14:paraId="5862DE68" w14:textId="77777777" w:rsidR="00C74871" w:rsidRPr="00CE48E6" w:rsidRDefault="00C74871" w:rsidP="009D1FA0">
            <w:pPr>
              <w:pStyle w:val="thongthuong"/>
              <w:ind w:firstLine="0"/>
              <w:jc w:val="center"/>
              <w:rPr>
                <w:b/>
              </w:rPr>
            </w:pPr>
            <w:r w:rsidRPr="00CE48E6">
              <w:rPr>
                <w:b/>
              </w:rPr>
              <w:t>Mô tả</w:t>
            </w:r>
          </w:p>
        </w:tc>
        <w:tc>
          <w:tcPr>
            <w:tcW w:w="1417" w:type="dxa"/>
          </w:tcPr>
          <w:p w14:paraId="63FB26B4" w14:textId="77777777" w:rsidR="00C74871" w:rsidRPr="00CE48E6" w:rsidRDefault="00C74871" w:rsidP="009D1FA0">
            <w:pPr>
              <w:pStyle w:val="thongthuong"/>
              <w:ind w:firstLine="0"/>
              <w:jc w:val="center"/>
              <w:rPr>
                <w:b/>
              </w:rPr>
            </w:pPr>
            <w:r w:rsidRPr="00CE48E6">
              <w:rPr>
                <w:b/>
              </w:rPr>
              <w:t>Kiểu</w:t>
            </w:r>
          </w:p>
        </w:tc>
        <w:tc>
          <w:tcPr>
            <w:tcW w:w="1418" w:type="dxa"/>
          </w:tcPr>
          <w:p w14:paraId="3508A8F3" w14:textId="77777777" w:rsidR="00C74871" w:rsidRPr="00CE48E6" w:rsidRDefault="00C74871" w:rsidP="009D1FA0">
            <w:pPr>
              <w:pStyle w:val="thongthuong"/>
              <w:ind w:firstLine="0"/>
              <w:jc w:val="center"/>
              <w:rPr>
                <w:b/>
              </w:rPr>
            </w:pPr>
            <w:r w:rsidRPr="00CE48E6">
              <w:rPr>
                <w:b/>
              </w:rPr>
              <w:t>Trạng thái</w:t>
            </w:r>
          </w:p>
        </w:tc>
      </w:tr>
      <w:tr w:rsidR="00C74871" w14:paraId="21352F54" w14:textId="77777777" w:rsidTr="009D1FA0">
        <w:tc>
          <w:tcPr>
            <w:tcW w:w="709" w:type="dxa"/>
          </w:tcPr>
          <w:p w14:paraId="28FD4DF0" w14:textId="77777777" w:rsidR="00C74871" w:rsidRDefault="00C74871" w:rsidP="009D1FA0">
            <w:pPr>
              <w:pStyle w:val="thongthuong"/>
              <w:ind w:firstLine="0"/>
              <w:jc w:val="center"/>
            </w:pPr>
            <w:r>
              <w:t>1</w:t>
            </w:r>
          </w:p>
        </w:tc>
        <w:tc>
          <w:tcPr>
            <w:tcW w:w="1696" w:type="dxa"/>
          </w:tcPr>
          <w:p w14:paraId="18A3BEA4" w14:textId="77777777" w:rsidR="00C74871" w:rsidRDefault="00C74871" w:rsidP="009D1FA0">
            <w:pPr>
              <w:pStyle w:val="thongthuong"/>
              <w:ind w:firstLine="0"/>
            </w:pPr>
            <w:r>
              <w:t>Nhà tài trợ</w:t>
            </w:r>
          </w:p>
        </w:tc>
        <w:tc>
          <w:tcPr>
            <w:tcW w:w="4253" w:type="dxa"/>
          </w:tcPr>
          <w:p w14:paraId="5CD553DF" w14:textId="77777777" w:rsidR="00C74871" w:rsidRDefault="00C74871" w:rsidP="009D1FA0">
            <w:pPr>
              <w:pStyle w:val="thongthuong"/>
              <w:ind w:firstLine="0"/>
            </w:pPr>
            <w:r>
              <w:t>Hiển thị tên nhà tài trợ</w:t>
            </w:r>
          </w:p>
        </w:tc>
        <w:tc>
          <w:tcPr>
            <w:tcW w:w="1417" w:type="dxa"/>
          </w:tcPr>
          <w:p w14:paraId="7EFF77FC" w14:textId="77777777" w:rsidR="00C74871" w:rsidRDefault="00C74871" w:rsidP="009D1FA0">
            <w:pPr>
              <w:pStyle w:val="thongthuong"/>
              <w:ind w:firstLine="0"/>
            </w:pPr>
            <w:r>
              <w:t>Lable</w:t>
            </w:r>
          </w:p>
        </w:tc>
        <w:tc>
          <w:tcPr>
            <w:tcW w:w="1418" w:type="dxa"/>
          </w:tcPr>
          <w:p w14:paraId="29AB06EB" w14:textId="77777777" w:rsidR="00C74871" w:rsidRDefault="00C74871" w:rsidP="009D1FA0">
            <w:pPr>
              <w:pStyle w:val="thongthuong"/>
              <w:ind w:firstLine="0"/>
            </w:pPr>
            <w:r>
              <w:t>Read-only</w:t>
            </w:r>
          </w:p>
        </w:tc>
      </w:tr>
      <w:tr w:rsidR="00C74871" w14:paraId="1F43D3A6" w14:textId="77777777" w:rsidTr="009D1FA0">
        <w:tc>
          <w:tcPr>
            <w:tcW w:w="709" w:type="dxa"/>
          </w:tcPr>
          <w:p w14:paraId="106567B6" w14:textId="77777777" w:rsidR="00C74871" w:rsidRDefault="00C74871" w:rsidP="009D1FA0">
            <w:pPr>
              <w:pStyle w:val="thongthuong"/>
              <w:ind w:firstLine="0"/>
              <w:jc w:val="center"/>
            </w:pPr>
            <w:r>
              <w:t>2</w:t>
            </w:r>
          </w:p>
        </w:tc>
        <w:tc>
          <w:tcPr>
            <w:tcW w:w="1696" w:type="dxa"/>
          </w:tcPr>
          <w:p w14:paraId="1D485B74" w14:textId="77777777" w:rsidR="00C74871" w:rsidRDefault="00C74871" w:rsidP="009D1FA0">
            <w:pPr>
              <w:pStyle w:val="thongthuong"/>
              <w:ind w:firstLine="0"/>
            </w:pPr>
            <w:r>
              <w:t>Tên khảo sát</w:t>
            </w:r>
          </w:p>
        </w:tc>
        <w:tc>
          <w:tcPr>
            <w:tcW w:w="4253" w:type="dxa"/>
          </w:tcPr>
          <w:p w14:paraId="7BE93CAA" w14:textId="77777777" w:rsidR="00C74871" w:rsidRDefault="00C74871" w:rsidP="009D1FA0">
            <w:pPr>
              <w:pStyle w:val="thongthuong"/>
              <w:ind w:firstLine="0"/>
            </w:pPr>
            <w:r>
              <w:t>Hiển thị tên khảo sát</w:t>
            </w:r>
          </w:p>
        </w:tc>
        <w:tc>
          <w:tcPr>
            <w:tcW w:w="1417" w:type="dxa"/>
          </w:tcPr>
          <w:p w14:paraId="3DC9498F" w14:textId="77777777" w:rsidR="00C74871" w:rsidRDefault="00C74871" w:rsidP="009D1FA0">
            <w:pPr>
              <w:pStyle w:val="thongthuong"/>
              <w:ind w:firstLine="0"/>
            </w:pPr>
            <w:r>
              <w:t>Lable</w:t>
            </w:r>
          </w:p>
        </w:tc>
        <w:tc>
          <w:tcPr>
            <w:tcW w:w="1418" w:type="dxa"/>
          </w:tcPr>
          <w:p w14:paraId="6E17B9E7" w14:textId="77777777" w:rsidR="00C74871" w:rsidRDefault="00C74871" w:rsidP="009D1FA0">
            <w:pPr>
              <w:pStyle w:val="thongthuong"/>
              <w:ind w:firstLine="0"/>
            </w:pPr>
            <w:r>
              <w:t>Read-only</w:t>
            </w:r>
          </w:p>
        </w:tc>
      </w:tr>
      <w:tr w:rsidR="00C74871" w14:paraId="26749D2C" w14:textId="77777777" w:rsidTr="009D1FA0">
        <w:tc>
          <w:tcPr>
            <w:tcW w:w="709" w:type="dxa"/>
          </w:tcPr>
          <w:p w14:paraId="081B3D2F" w14:textId="77777777" w:rsidR="00C74871" w:rsidRDefault="00C74871" w:rsidP="009D1FA0">
            <w:pPr>
              <w:pStyle w:val="thongthuong"/>
              <w:ind w:firstLine="0"/>
              <w:jc w:val="center"/>
            </w:pPr>
            <w:r>
              <w:t>3</w:t>
            </w:r>
          </w:p>
        </w:tc>
        <w:tc>
          <w:tcPr>
            <w:tcW w:w="1696" w:type="dxa"/>
          </w:tcPr>
          <w:p w14:paraId="1806D831" w14:textId="77777777" w:rsidR="00C74871" w:rsidRDefault="00C74871" w:rsidP="009D1FA0">
            <w:pPr>
              <w:pStyle w:val="thongthuong"/>
              <w:ind w:firstLine="0"/>
            </w:pPr>
            <w:r>
              <w:t>Số lượt còn lại</w:t>
            </w:r>
          </w:p>
        </w:tc>
        <w:tc>
          <w:tcPr>
            <w:tcW w:w="4253" w:type="dxa"/>
          </w:tcPr>
          <w:p w14:paraId="59A09868" w14:textId="77777777" w:rsidR="00C74871" w:rsidRDefault="00C74871" w:rsidP="009D1FA0">
            <w:pPr>
              <w:pStyle w:val="thongthuong"/>
              <w:ind w:firstLine="0"/>
            </w:pPr>
            <w:r>
              <w:t>Hiển thị số lượt khảo sát còn lại</w:t>
            </w:r>
          </w:p>
        </w:tc>
        <w:tc>
          <w:tcPr>
            <w:tcW w:w="1417" w:type="dxa"/>
          </w:tcPr>
          <w:p w14:paraId="0103A800" w14:textId="77777777" w:rsidR="00C74871" w:rsidRDefault="00C74871" w:rsidP="009D1FA0">
            <w:pPr>
              <w:pStyle w:val="thongthuong"/>
              <w:ind w:firstLine="0"/>
            </w:pPr>
            <w:r>
              <w:t>Lable</w:t>
            </w:r>
          </w:p>
        </w:tc>
        <w:tc>
          <w:tcPr>
            <w:tcW w:w="1418" w:type="dxa"/>
          </w:tcPr>
          <w:p w14:paraId="0450AFCA" w14:textId="77777777" w:rsidR="00C74871" w:rsidRDefault="00C74871" w:rsidP="009D1FA0">
            <w:pPr>
              <w:pStyle w:val="thongthuong"/>
              <w:ind w:firstLine="0"/>
            </w:pPr>
            <w:r>
              <w:t>Read-only</w:t>
            </w:r>
          </w:p>
        </w:tc>
      </w:tr>
      <w:tr w:rsidR="00C74871" w14:paraId="69C33DE2" w14:textId="77777777" w:rsidTr="009D1FA0">
        <w:tc>
          <w:tcPr>
            <w:tcW w:w="709" w:type="dxa"/>
          </w:tcPr>
          <w:p w14:paraId="62BE5637" w14:textId="77777777" w:rsidR="00C74871" w:rsidRDefault="00C74871" w:rsidP="009D1FA0">
            <w:pPr>
              <w:pStyle w:val="thongthuong"/>
              <w:ind w:firstLine="0"/>
              <w:jc w:val="center"/>
            </w:pPr>
            <w:r>
              <w:t>4</w:t>
            </w:r>
          </w:p>
        </w:tc>
        <w:tc>
          <w:tcPr>
            <w:tcW w:w="1696" w:type="dxa"/>
          </w:tcPr>
          <w:p w14:paraId="3AFE637F" w14:textId="77777777" w:rsidR="00C74871" w:rsidRDefault="00C74871" w:rsidP="009D1FA0">
            <w:pPr>
              <w:pStyle w:val="thongthuong"/>
              <w:ind w:firstLine="0"/>
            </w:pPr>
            <w:r>
              <w:t>Tiền thưởng</w:t>
            </w:r>
          </w:p>
        </w:tc>
        <w:tc>
          <w:tcPr>
            <w:tcW w:w="4253" w:type="dxa"/>
          </w:tcPr>
          <w:p w14:paraId="4C3BC352" w14:textId="77777777" w:rsidR="00C74871" w:rsidRDefault="00C74871" w:rsidP="009D1FA0">
            <w:pPr>
              <w:pStyle w:val="thongthuong"/>
              <w:ind w:firstLine="0"/>
            </w:pPr>
            <w:r>
              <w:t>Hiển thị số tiền nhận được sau khi thực hiện khảo sát</w:t>
            </w:r>
          </w:p>
        </w:tc>
        <w:tc>
          <w:tcPr>
            <w:tcW w:w="1417" w:type="dxa"/>
          </w:tcPr>
          <w:p w14:paraId="2BC105DE" w14:textId="77777777" w:rsidR="00C74871" w:rsidRDefault="00C74871" w:rsidP="009D1FA0">
            <w:pPr>
              <w:pStyle w:val="thongthuong"/>
              <w:ind w:firstLine="0"/>
            </w:pPr>
            <w:r>
              <w:t>Lable</w:t>
            </w:r>
          </w:p>
        </w:tc>
        <w:tc>
          <w:tcPr>
            <w:tcW w:w="1418" w:type="dxa"/>
          </w:tcPr>
          <w:p w14:paraId="270AF0C3" w14:textId="77777777" w:rsidR="00C74871" w:rsidRDefault="00C74871" w:rsidP="009D1FA0">
            <w:pPr>
              <w:pStyle w:val="thongthuong"/>
              <w:ind w:firstLine="0"/>
            </w:pPr>
            <w:r>
              <w:t>Read-only</w:t>
            </w:r>
          </w:p>
        </w:tc>
      </w:tr>
      <w:tr w:rsidR="00C74871" w14:paraId="6BB8DDC9" w14:textId="77777777" w:rsidTr="009D1FA0">
        <w:tc>
          <w:tcPr>
            <w:tcW w:w="709" w:type="dxa"/>
          </w:tcPr>
          <w:p w14:paraId="0229E72A" w14:textId="77777777" w:rsidR="00C74871" w:rsidRDefault="00C74871" w:rsidP="009D1FA0">
            <w:pPr>
              <w:pStyle w:val="thongthuong"/>
              <w:ind w:firstLine="0"/>
              <w:jc w:val="center"/>
            </w:pPr>
            <w:r>
              <w:t>5</w:t>
            </w:r>
          </w:p>
        </w:tc>
        <w:tc>
          <w:tcPr>
            <w:tcW w:w="1696" w:type="dxa"/>
          </w:tcPr>
          <w:p w14:paraId="1C95E47E" w14:textId="77777777" w:rsidR="00C74871" w:rsidRDefault="00C74871" w:rsidP="009D1FA0">
            <w:pPr>
              <w:pStyle w:val="thongthuong"/>
              <w:ind w:firstLine="0"/>
            </w:pPr>
            <w:r>
              <w:t>Thực hiện khảo sát</w:t>
            </w:r>
          </w:p>
        </w:tc>
        <w:tc>
          <w:tcPr>
            <w:tcW w:w="4253" w:type="dxa"/>
          </w:tcPr>
          <w:p w14:paraId="3D6B6C06" w14:textId="77777777" w:rsidR="00C74871" w:rsidRDefault="00C74871" w:rsidP="00C74871">
            <w:pPr>
              <w:pStyle w:val="thongthuong"/>
              <w:ind w:firstLine="0"/>
            </w:pPr>
            <w:r>
              <w:t>Xác nhận thực hiện khảo sát</w:t>
            </w:r>
          </w:p>
        </w:tc>
        <w:tc>
          <w:tcPr>
            <w:tcW w:w="1417" w:type="dxa"/>
          </w:tcPr>
          <w:p w14:paraId="5D1C0023" w14:textId="77777777" w:rsidR="00C74871" w:rsidRDefault="00C74871" w:rsidP="009D1FA0">
            <w:pPr>
              <w:pStyle w:val="thongthuong"/>
              <w:ind w:firstLine="0"/>
            </w:pPr>
            <w:r>
              <w:t>Button</w:t>
            </w:r>
          </w:p>
        </w:tc>
        <w:tc>
          <w:tcPr>
            <w:tcW w:w="1418" w:type="dxa"/>
          </w:tcPr>
          <w:p w14:paraId="163E3661" w14:textId="77777777" w:rsidR="00C74871" w:rsidRDefault="00C74871" w:rsidP="009D1FA0">
            <w:pPr>
              <w:pStyle w:val="thongthuong"/>
              <w:ind w:firstLine="0"/>
            </w:pPr>
            <w:r>
              <w:t>Onclick</w:t>
            </w:r>
          </w:p>
        </w:tc>
      </w:tr>
    </w:tbl>
    <w:p w14:paraId="2E214ADA" w14:textId="77777777" w:rsidR="00C74871" w:rsidRDefault="00C74871" w:rsidP="00CE48E6">
      <w:pPr>
        <w:pStyle w:val="thongthuong"/>
        <w:ind w:firstLine="0"/>
      </w:pPr>
    </w:p>
    <w:p w14:paraId="4E415726" w14:textId="77777777" w:rsidR="00C74871" w:rsidRDefault="00C74871" w:rsidP="00CE48E6">
      <w:pPr>
        <w:pStyle w:val="thongthuong"/>
        <w:ind w:firstLine="0"/>
      </w:pPr>
      <w:r>
        <w:t>Góp ý</w:t>
      </w:r>
    </w:p>
    <w:p w14:paraId="3BB9315C" w14:textId="77777777" w:rsidR="00C74871" w:rsidRDefault="00C74871" w:rsidP="00CE48E6">
      <w:pPr>
        <w:pStyle w:val="thongthuong"/>
        <w:ind w:firstLine="0"/>
      </w:pPr>
      <w:r>
        <w:rPr>
          <w:noProof/>
        </w:rPr>
        <w:lastRenderedPageBreak/>
        <w:drawing>
          <wp:inline distT="0" distB="0" distL="0" distR="0" wp14:anchorId="378F6556" wp14:editId="132F52E3">
            <wp:extent cx="2022123" cy="3648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óp ý.PNG"/>
                    <pic:cNvPicPr/>
                  </pic:nvPicPr>
                  <pic:blipFill>
                    <a:blip r:embed="rId37">
                      <a:extLst>
                        <a:ext uri="{28A0092B-C50C-407E-A947-70E740481C1C}">
                          <a14:useLocalDpi xmlns:a14="http://schemas.microsoft.com/office/drawing/2010/main" val="0"/>
                        </a:ext>
                      </a:extLst>
                    </a:blip>
                    <a:stretch>
                      <a:fillRect/>
                    </a:stretch>
                  </pic:blipFill>
                  <pic:spPr>
                    <a:xfrm>
                      <a:off x="0" y="0"/>
                      <a:ext cx="2029168" cy="3660785"/>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C74871" w:rsidRPr="00CE48E6" w14:paraId="409E3472" w14:textId="77777777" w:rsidTr="009D1FA0">
        <w:tc>
          <w:tcPr>
            <w:tcW w:w="709" w:type="dxa"/>
          </w:tcPr>
          <w:p w14:paraId="4AA7671F" w14:textId="77777777" w:rsidR="00C74871" w:rsidRPr="00CE48E6" w:rsidRDefault="00C74871" w:rsidP="009D1FA0">
            <w:pPr>
              <w:pStyle w:val="thongthuong"/>
              <w:ind w:firstLine="0"/>
              <w:jc w:val="center"/>
              <w:rPr>
                <w:b/>
              </w:rPr>
            </w:pPr>
            <w:r w:rsidRPr="00CE48E6">
              <w:rPr>
                <w:b/>
              </w:rPr>
              <w:t>STT</w:t>
            </w:r>
          </w:p>
        </w:tc>
        <w:tc>
          <w:tcPr>
            <w:tcW w:w="1696" w:type="dxa"/>
          </w:tcPr>
          <w:p w14:paraId="132BDBCB" w14:textId="77777777" w:rsidR="00C74871" w:rsidRPr="00CE48E6" w:rsidRDefault="00C74871" w:rsidP="009D1FA0">
            <w:pPr>
              <w:pStyle w:val="thongthuong"/>
              <w:ind w:firstLine="0"/>
              <w:jc w:val="center"/>
              <w:rPr>
                <w:b/>
              </w:rPr>
            </w:pPr>
            <w:r w:rsidRPr="00CE48E6">
              <w:rPr>
                <w:b/>
              </w:rPr>
              <w:t>Tên trường</w:t>
            </w:r>
          </w:p>
        </w:tc>
        <w:tc>
          <w:tcPr>
            <w:tcW w:w="4253" w:type="dxa"/>
          </w:tcPr>
          <w:p w14:paraId="149BB1D2" w14:textId="77777777" w:rsidR="00C74871" w:rsidRPr="00CE48E6" w:rsidRDefault="00C74871" w:rsidP="009D1FA0">
            <w:pPr>
              <w:pStyle w:val="thongthuong"/>
              <w:ind w:firstLine="0"/>
              <w:jc w:val="center"/>
              <w:rPr>
                <w:b/>
              </w:rPr>
            </w:pPr>
            <w:r w:rsidRPr="00CE48E6">
              <w:rPr>
                <w:b/>
              </w:rPr>
              <w:t>Mô tả</w:t>
            </w:r>
          </w:p>
        </w:tc>
        <w:tc>
          <w:tcPr>
            <w:tcW w:w="1417" w:type="dxa"/>
          </w:tcPr>
          <w:p w14:paraId="34018C2C" w14:textId="77777777" w:rsidR="00C74871" w:rsidRPr="00CE48E6" w:rsidRDefault="00C74871" w:rsidP="009D1FA0">
            <w:pPr>
              <w:pStyle w:val="thongthuong"/>
              <w:ind w:firstLine="0"/>
              <w:jc w:val="center"/>
              <w:rPr>
                <w:b/>
              </w:rPr>
            </w:pPr>
            <w:r w:rsidRPr="00CE48E6">
              <w:rPr>
                <w:b/>
              </w:rPr>
              <w:t>Kiểu</w:t>
            </w:r>
          </w:p>
        </w:tc>
        <w:tc>
          <w:tcPr>
            <w:tcW w:w="1418" w:type="dxa"/>
          </w:tcPr>
          <w:p w14:paraId="3A6B4761" w14:textId="77777777" w:rsidR="00C74871" w:rsidRPr="00CE48E6" w:rsidRDefault="00C74871" w:rsidP="009D1FA0">
            <w:pPr>
              <w:pStyle w:val="thongthuong"/>
              <w:ind w:firstLine="0"/>
              <w:jc w:val="center"/>
              <w:rPr>
                <w:b/>
              </w:rPr>
            </w:pPr>
            <w:r w:rsidRPr="00CE48E6">
              <w:rPr>
                <w:b/>
              </w:rPr>
              <w:t>Trạng thái</w:t>
            </w:r>
          </w:p>
        </w:tc>
      </w:tr>
      <w:tr w:rsidR="00C74871" w14:paraId="3EFD9554" w14:textId="77777777" w:rsidTr="009D1FA0">
        <w:tc>
          <w:tcPr>
            <w:tcW w:w="709" w:type="dxa"/>
          </w:tcPr>
          <w:p w14:paraId="104EDBF3" w14:textId="77777777" w:rsidR="00C74871" w:rsidRDefault="00C74871" w:rsidP="009D1FA0">
            <w:pPr>
              <w:pStyle w:val="thongthuong"/>
              <w:ind w:firstLine="0"/>
              <w:jc w:val="center"/>
            </w:pPr>
            <w:r>
              <w:t>1</w:t>
            </w:r>
          </w:p>
        </w:tc>
        <w:tc>
          <w:tcPr>
            <w:tcW w:w="1696" w:type="dxa"/>
          </w:tcPr>
          <w:p w14:paraId="3C58A749" w14:textId="77777777" w:rsidR="00C74871" w:rsidRDefault="00C74871" w:rsidP="009D1FA0">
            <w:pPr>
              <w:pStyle w:val="thongthuong"/>
              <w:ind w:firstLine="0"/>
            </w:pPr>
            <w:r>
              <w:t>Họ và tên</w:t>
            </w:r>
          </w:p>
        </w:tc>
        <w:tc>
          <w:tcPr>
            <w:tcW w:w="4253" w:type="dxa"/>
          </w:tcPr>
          <w:p w14:paraId="3016633A" w14:textId="77777777" w:rsidR="00C74871" w:rsidRDefault="00C74871" w:rsidP="009D1FA0">
            <w:pPr>
              <w:pStyle w:val="thongthuong"/>
              <w:ind w:firstLine="0"/>
            </w:pPr>
            <w:r>
              <w:t>Hiển thị tự động tên người đang đăng nhập</w:t>
            </w:r>
          </w:p>
        </w:tc>
        <w:tc>
          <w:tcPr>
            <w:tcW w:w="1417" w:type="dxa"/>
          </w:tcPr>
          <w:p w14:paraId="65E97B63" w14:textId="77777777" w:rsidR="00C74871" w:rsidRDefault="00C74871" w:rsidP="009D1FA0">
            <w:pPr>
              <w:pStyle w:val="thongthuong"/>
              <w:ind w:firstLine="0"/>
            </w:pPr>
            <w:r>
              <w:t>Lable</w:t>
            </w:r>
          </w:p>
        </w:tc>
        <w:tc>
          <w:tcPr>
            <w:tcW w:w="1418" w:type="dxa"/>
          </w:tcPr>
          <w:p w14:paraId="492F8491" w14:textId="77777777" w:rsidR="00C74871" w:rsidRDefault="00C74871" w:rsidP="009D1FA0">
            <w:pPr>
              <w:pStyle w:val="thongthuong"/>
              <w:ind w:firstLine="0"/>
            </w:pPr>
            <w:r>
              <w:t>Editable</w:t>
            </w:r>
          </w:p>
        </w:tc>
      </w:tr>
      <w:tr w:rsidR="00C74871" w14:paraId="24F0F78D" w14:textId="77777777" w:rsidTr="009D1FA0">
        <w:tc>
          <w:tcPr>
            <w:tcW w:w="709" w:type="dxa"/>
          </w:tcPr>
          <w:p w14:paraId="21568B83" w14:textId="77777777" w:rsidR="00C74871" w:rsidRDefault="00C74871" w:rsidP="00C74871">
            <w:pPr>
              <w:pStyle w:val="thongthuong"/>
              <w:ind w:firstLine="0"/>
              <w:jc w:val="center"/>
            </w:pPr>
            <w:r>
              <w:t>2</w:t>
            </w:r>
          </w:p>
        </w:tc>
        <w:tc>
          <w:tcPr>
            <w:tcW w:w="1696" w:type="dxa"/>
          </w:tcPr>
          <w:p w14:paraId="1032EBD2" w14:textId="77777777" w:rsidR="00C74871" w:rsidRDefault="00C74871" w:rsidP="00C74871">
            <w:pPr>
              <w:pStyle w:val="thongthuong"/>
              <w:ind w:firstLine="0"/>
            </w:pPr>
            <w:r>
              <w:t>Góp ý</w:t>
            </w:r>
          </w:p>
        </w:tc>
        <w:tc>
          <w:tcPr>
            <w:tcW w:w="4253" w:type="dxa"/>
          </w:tcPr>
          <w:p w14:paraId="0C8D98DB" w14:textId="77777777" w:rsidR="00C74871" w:rsidRDefault="00C74871" w:rsidP="00C74871">
            <w:pPr>
              <w:pStyle w:val="thongthuong"/>
              <w:ind w:firstLine="0"/>
            </w:pPr>
            <w:r>
              <w:t>Nhập nội dung góp ý</w:t>
            </w:r>
          </w:p>
        </w:tc>
        <w:tc>
          <w:tcPr>
            <w:tcW w:w="1417" w:type="dxa"/>
          </w:tcPr>
          <w:p w14:paraId="2F2DBA90" w14:textId="77777777" w:rsidR="00C74871" w:rsidRDefault="00C74871" w:rsidP="00C74871">
            <w:pPr>
              <w:pStyle w:val="thongthuong"/>
              <w:ind w:firstLine="0"/>
            </w:pPr>
            <w:r w:rsidRPr="006E67B0">
              <w:t>Textarea</w:t>
            </w:r>
          </w:p>
        </w:tc>
        <w:tc>
          <w:tcPr>
            <w:tcW w:w="1418" w:type="dxa"/>
          </w:tcPr>
          <w:p w14:paraId="085AF836" w14:textId="77777777" w:rsidR="00C74871" w:rsidRDefault="00C74871" w:rsidP="00C74871">
            <w:pPr>
              <w:pStyle w:val="thongthuong"/>
              <w:ind w:firstLine="0"/>
            </w:pPr>
            <w:r>
              <w:t>Editable</w:t>
            </w:r>
          </w:p>
        </w:tc>
      </w:tr>
      <w:tr w:rsidR="00C74871" w14:paraId="5C759FD4" w14:textId="77777777" w:rsidTr="009D1FA0">
        <w:tc>
          <w:tcPr>
            <w:tcW w:w="709" w:type="dxa"/>
          </w:tcPr>
          <w:p w14:paraId="4B559E16" w14:textId="77777777" w:rsidR="00C74871" w:rsidRDefault="00C74871" w:rsidP="009D1FA0">
            <w:pPr>
              <w:pStyle w:val="thongthuong"/>
              <w:ind w:firstLine="0"/>
              <w:jc w:val="center"/>
            </w:pPr>
            <w:r>
              <w:t>3</w:t>
            </w:r>
          </w:p>
        </w:tc>
        <w:tc>
          <w:tcPr>
            <w:tcW w:w="1696" w:type="dxa"/>
          </w:tcPr>
          <w:p w14:paraId="2E9E7EDF" w14:textId="77777777" w:rsidR="00C74871" w:rsidRDefault="00C74871" w:rsidP="009D1FA0">
            <w:pPr>
              <w:pStyle w:val="thongthuong"/>
              <w:ind w:firstLine="0"/>
            </w:pPr>
            <w:r>
              <w:t>Gửi góp ý</w:t>
            </w:r>
          </w:p>
        </w:tc>
        <w:tc>
          <w:tcPr>
            <w:tcW w:w="4253" w:type="dxa"/>
          </w:tcPr>
          <w:p w14:paraId="1175F26D" w14:textId="77777777" w:rsidR="00C74871" w:rsidRDefault="00C74871" w:rsidP="00C74871">
            <w:pPr>
              <w:pStyle w:val="thongthuong"/>
              <w:ind w:firstLine="0"/>
            </w:pPr>
            <w:r>
              <w:t>Gửi góp ý về hệ thống</w:t>
            </w:r>
          </w:p>
        </w:tc>
        <w:tc>
          <w:tcPr>
            <w:tcW w:w="1417" w:type="dxa"/>
          </w:tcPr>
          <w:p w14:paraId="74E20906" w14:textId="77777777" w:rsidR="00C74871" w:rsidRDefault="00C74871" w:rsidP="009D1FA0">
            <w:pPr>
              <w:pStyle w:val="thongthuong"/>
              <w:ind w:firstLine="0"/>
            </w:pPr>
            <w:r>
              <w:t>Button</w:t>
            </w:r>
          </w:p>
        </w:tc>
        <w:tc>
          <w:tcPr>
            <w:tcW w:w="1418" w:type="dxa"/>
          </w:tcPr>
          <w:p w14:paraId="1E812BAF" w14:textId="77777777" w:rsidR="00C74871" w:rsidRDefault="00C74871" w:rsidP="009D1FA0">
            <w:pPr>
              <w:pStyle w:val="thongthuong"/>
              <w:ind w:firstLine="0"/>
            </w:pPr>
            <w:r>
              <w:t>Onclick</w:t>
            </w:r>
          </w:p>
        </w:tc>
      </w:tr>
    </w:tbl>
    <w:p w14:paraId="27817E41" w14:textId="77777777" w:rsidR="00C74871" w:rsidRPr="00CE48E6" w:rsidRDefault="00C74871" w:rsidP="00CE48E6">
      <w:pPr>
        <w:pStyle w:val="thongthuong"/>
        <w:ind w:firstLine="0"/>
      </w:pPr>
    </w:p>
    <w:p w14:paraId="2DD54F38" w14:textId="77777777" w:rsidR="000C78FA" w:rsidRDefault="000C78FA" w:rsidP="001846F9">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tab/>
      </w:r>
      <w:bookmarkStart w:id="65" w:name="_Toc38143565"/>
      <w:r w:rsidRPr="001846F9">
        <w:rPr>
          <w:rFonts w:ascii="Times New Roman" w:hAnsi="Times New Roman" w:cs="Times New Roman"/>
          <w:b/>
          <w:i/>
          <w:color w:val="auto"/>
          <w:sz w:val="26"/>
          <w:szCs w:val="26"/>
        </w:rPr>
        <w:t xml:space="preserve">3.1.2. Giao diện </w:t>
      </w:r>
      <w:r w:rsidR="006E45C1">
        <w:rPr>
          <w:rFonts w:ascii="Times New Roman" w:hAnsi="Times New Roman" w:cs="Times New Roman"/>
          <w:b/>
          <w:i/>
          <w:color w:val="auto"/>
          <w:sz w:val="26"/>
          <w:szCs w:val="26"/>
        </w:rPr>
        <w:t>trang quản trị</w:t>
      </w:r>
      <w:bookmarkEnd w:id="65"/>
    </w:p>
    <w:p w14:paraId="6B4CD562" w14:textId="77777777" w:rsidR="00C74871" w:rsidRDefault="00C74871" w:rsidP="00C74871">
      <w:r>
        <w:rPr>
          <w:noProof/>
        </w:rPr>
        <w:drawing>
          <wp:inline distT="0" distB="0" distL="0" distR="0" wp14:anchorId="198B7C40" wp14:editId="172A560E">
            <wp:extent cx="3219450" cy="122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êm mới người dùng.PNG"/>
                    <pic:cNvPicPr/>
                  </pic:nvPicPr>
                  <pic:blipFill>
                    <a:blip r:embed="rId38">
                      <a:extLst>
                        <a:ext uri="{28A0092B-C50C-407E-A947-70E740481C1C}">
                          <a14:useLocalDpi xmlns:a14="http://schemas.microsoft.com/office/drawing/2010/main" val="0"/>
                        </a:ext>
                      </a:extLst>
                    </a:blip>
                    <a:stretch>
                      <a:fillRect/>
                    </a:stretch>
                  </pic:blipFill>
                  <pic:spPr>
                    <a:xfrm>
                      <a:off x="0" y="0"/>
                      <a:ext cx="3250518" cy="1239433"/>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696"/>
        <w:gridCol w:w="4253"/>
        <w:gridCol w:w="1417"/>
        <w:gridCol w:w="1418"/>
      </w:tblGrid>
      <w:tr w:rsidR="00C74871" w:rsidRPr="00CE48E6" w14:paraId="04D8DE00" w14:textId="77777777" w:rsidTr="009D1FA0">
        <w:tc>
          <w:tcPr>
            <w:tcW w:w="709" w:type="dxa"/>
          </w:tcPr>
          <w:p w14:paraId="7DA2F9B9" w14:textId="77777777" w:rsidR="00C74871" w:rsidRPr="00CE48E6" w:rsidRDefault="00C74871" w:rsidP="009D1FA0">
            <w:pPr>
              <w:pStyle w:val="thongthuong"/>
              <w:ind w:firstLine="0"/>
              <w:jc w:val="center"/>
              <w:rPr>
                <w:b/>
              </w:rPr>
            </w:pPr>
            <w:r w:rsidRPr="00CE48E6">
              <w:rPr>
                <w:b/>
              </w:rPr>
              <w:t>STT</w:t>
            </w:r>
          </w:p>
        </w:tc>
        <w:tc>
          <w:tcPr>
            <w:tcW w:w="1696" w:type="dxa"/>
          </w:tcPr>
          <w:p w14:paraId="7053286A" w14:textId="77777777" w:rsidR="00C74871" w:rsidRPr="00CE48E6" w:rsidRDefault="00C74871" w:rsidP="009D1FA0">
            <w:pPr>
              <w:pStyle w:val="thongthuong"/>
              <w:ind w:firstLine="0"/>
              <w:jc w:val="center"/>
              <w:rPr>
                <w:b/>
              </w:rPr>
            </w:pPr>
            <w:r w:rsidRPr="00CE48E6">
              <w:rPr>
                <w:b/>
              </w:rPr>
              <w:t>Tên trường</w:t>
            </w:r>
          </w:p>
        </w:tc>
        <w:tc>
          <w:tcPr>
            <w:tcW w:w="4253" w:type="dxa"/>
          </w:tcPr>
          <w:p w14:paraId="41424E3D" w14:textId="77777777" w:rsidR="00C74871" w:rsidRPr="00CE48E6" w:rsidRDefault="00C74871" w:rsidP="009D1FA0">
            <w:pPr>
              <w:pStyle w:val="thongthuong"/>
              <w:ind w:firstLine="0"/>
              <w:jc w:val="center"/>
              <w:rPr>
                <w:b/>
              </w:rPr>
            </w:pPr>
            <w:r w:rsidRPr="00CE48E6">
              <w:rPr>
                <w:b/>
              </w:rPr>
              <w:t>Mô tả</w:t>
            </w:r>
          </w:p>
        </w:tc>
        <w:tc>
          <w:tcPr>
            <w:tcW w:w="1417" w:type="dxa"/>
          </w:tcPr>
          <w:p w14:paraId="27C04B02" w14:textId="77777777" w:rsidR="00C74871" w:rsidRPr="00CE48E6" w:rsidRDefault="00C74871" w:rsidP="009D1FA0">
            <w:pPr>
              <w:pStyle w:val="thongthuong"/>
              <w:ind w:firstLine="0"/>
              <w:jc w:val="center"/>
              <w:rPr>
                <w:b/>
              </w:rPr>
            </w:pPr>
            <w:r w:rsidRPr="00CE48E6">
              <w:rPr>
                <w:b/>
              </w:rPr>
              <w:t>Kiểu</w:t>
            </w:r>
          </w:p>
        </w:tc>
        <w:tc>
          <w:tcPr>
            <w:tcW w:w="1418" w:type="dxa"/>
          </w:tcPr>
          <w:p w14:paraId="170A6532" w14:textId="77777777" w:rsidR="00C74871" w:rsidRPr="00CE48E6" w:rsidRDefault="00C74871" w:rsidP="009D1FA0">
            <w:pPr>
              <w:pStyle w:val="thongthuong"/>
              <w:ind w:firstLine="0"/>
              <w:jc w:val="center"/>
              <w:rPr>
                <w:b/>
              </w:rPr>
            </w:pPr>
            <w:r w:rsidRPr="00CE48E6">
              <w:rPr>
                <w:b/>
              </w:rPr>
              <w:t>Trạng thái</w:t>
            </w:r>
          </w:p>
        </w:tc>
      </w:tr>
      <w:tr w:rsidR="00C74871" w14:paraId="7D53E0AE" w14:textId="77777777" w:rsidTr="009D1FA0">
        <w:tc>
          <w:tcPr>
            <w:tcW w:w="709" w:type="dxa"/>
          </w:tcPr>
          <w:p w14:paraId="0EC94746" w14:textId="77777777" w:rsidR="00C74871" w:rsidRDefault="00C74871" w:rsidP="009D1FA0">
            <w:pPr>
              <w:pStyle w:val="thongthuong"/>
              <w:ind w:firstLine="0"/>
              <w:jc w:val="center"/>
            </w:pPr>
            <w:r>
              <w:lastRenderedPageBreak/>
              <w:t>1</w:t>
            </w:r>
          </w:p>
        </w:tc>
        <w:tc>
          <w:tcPr>
            <w:tcW w:w="1696" w:type="dxa"/>
          </w:tcPr>
          <w:p w14:paraId="5ABFEE6B" w14:textId="77777777" w:rsidR="00C74871" w:rsidRDefault="00C74871" w:rsidP="009D1FA0">
            <w:pPr>
              <w:pStyle w:val="thongthuong"/>
              <w:ind w:firstLine="0"/>
            </w:pPr>
            <w:r>
              <w:t>Mã nhóm</w:t>
            </w:r>
          </w:p>
        </w:tc>
        <w:tc>
          <w:tcPr>
            <w:tcW w:w="4253" w:type="dxa"/>
          </w:tcPr>
          <w:p w14:paraId="102A5C3C" w14:textId="77777777" w:rsidR="00C74871" w:rsidRDefault="00C74871" w:rsidP="009D1FA0">
            <w:pPr>
              <w:pStyle w:val="thongthuong"/>
              <w:ind w:firstLine="0"/>
            </w:pPr>
            <w:r>
              <w:t>Mã nhóm</w:t>
            </w:r>
          </w:p>
        </w:tc>
        <w:tc>
          <w:tcPr>
            <w:tcW w:w="1417" w:type="dxa"/>
          </w:tcPr>
          <w:p w14:paraId="442129B6" w14:textId="77777777" w:rsidR="00C74871" w:rsidRDefault="00C74871" w:rsidP="009D1FA0">
            <w:pPr>
              <w:pStyle w:val="thongthuong"/>
              <w:ind w:firstLine="0"/>
            </w:pPr>
            <w:r>
              <w:t>Textbox</w:t>
            </w:r>
          </w:p>
        </w:tc>
        <w:tc>
          <w:tcPr>
            <w:tcW w:w="1418" w:type="dxa"/>
          </w:tcPr>
          <w:p w14:paraId="474A02A2" w14:textId="77777777" w:rsidR="00C74871" w:rsidRDefault="00C74871" w:rsidP="009D1FA0">
            <w:pPr>
              <w:pStyle w:val="thongthuong"/>
              <w:ind w:firstLine="0"/>
            </w:pPr>
            <w:r>
              <w:t>Read-only</w:t>
            </w:r>
          </w:p>
        </w:tc>
      </w:tr>
      <w:tr w:rsidR="00C74871" w14:paraId="3865EEA0" w14:textId="77777777" w:rsidTr="009D1FA0">
        <w:tc>
          <w:tcPr>
            <w:tcW w:w="709" w:type="dxa"/>
          </w:tcPr>
          <w:p w14:paraId="15DF7FA1" w14:textId="77777777" w:rsidR="00C74871" w:rsidRDefault="00C74871" w:rsidP="009D1FA0">
            <w:pPr>
              <w:pStyle w:val="thongthuong"/>
              <w:ind w:firstLine="0"/>
              <w:jc w:val="center"/>
            </w:pPr>
            <w:r>
              <w:t>2</w:t>
            </w:r>
          </w:p>
        </w:tc>
        <w:tc>
          <w:tcPr>
            <w:tcW w:w="1696" w:type="dxa"/>
          </w:tcPr>
          <w:p w14:paraId="3A300640" w14:textId="77777777" w:rsidR="00C74871" w:rsidRDefault="00C74871" w:rsidP="009D1FA0">
            <w:pPr>
              <w:pStyle w:val="thongthuong"/>
              <w:ind w:firstLine="0"/>
            </w:pPr>
            <w:r>
              <w:t>Tên nhóm</w:t>
            </w:r>
          </w:p>
        </w:tc>
        <w:tc>
          <w:tcPr>
            <w:tcW w:w="4253" w:type="dxa"/>
          </w:tcPr>
          <w:p w14:paraId="5F6C9905" w14:textId="77777777" w:rsidR="00C74871" w:rsidRDefault="00C74871" w:rsidP="00C74871">
            <w:pPr>
              <w:pStyle w:val="thongthuong"/>
              <w:ind w:firstLine="0"/>
            </w:pPr>
            <w:r>
              <w:t>Nhập tên nhóm</w:t>
            </w:r>
          </w:p>
        </w:tc>
        <w:tc>
          <w:tcPr>
            <w:tcW w:w="1417" w:type="dxa"/>
          </w:tcPr>
          <w:p w14:paraId="64373180" w14:textId="77777777" w:rsidR="00C74871" w:rsidRDefault="00C74871" w:rsidP="009D1FA0">
            <w:pPr>
              <w:pStyle w:val="thongthuong"/>
              <w:ind w:firstLine="0"/>
            </w:pPr>
            <w:r>
              <w:t>Textbox</w:t>
            </w:r>
          </w:p>
        </w:tc>
        <w:tc>
          <w:tcPr>
            <w:tcW w:w="1418" w:type="dxa"/>
          </w:tcPr>
          <w:p w14:paraId="3472EFCA" w14:textId="77777777" w:rsidR="00C74871" w:rsidRDefault="00C74871" w:rsidP="009D1FA0">
            <w:pPr>
              <w:pStyle w:val="thongthuong"/>
              <w:ind w:firstLine="0"/>
            </w:pPr>
            <w:r>
              <w:t>Editable</w:t>
            </w:r>
          </w:p>
        </w:tc>
      </w:tr>
      <w:tr w:rsidR="00C74871" w14:paraId="324EF866" w14:textId="77777777" w:rsidTr="009D1FA0">
        <w:tc>
          <w:tcPr>
            <w:tcW w:w="709" w:type="dxa"/>
          </w:tcPr>
          <w:p w14:paraId="39804C96" w14:textId="77777777" w:rsidR="00C74871" w:rsidRDefault="00C74871" w:rsidP="009D1FA0">
            <w:pPr>
              <w:pStyle w:val="thongthuong"/>
              <w:ind w:firstLine="0"/>
              <w:jc w:val="center"/>
            </w:pPr>
            <w:r>
              <w:t>3</w:t>
            </w:r>
          </w:p>
        </w:tc>
        <w:tc>
          <w:tcPr>
            <w:tcW w:w="1696" w:type="dxa"/>
          </w:tcPr>
          <w:p w14:paraId="0A06F5E1" w14:textId="77777777" w:rsidR="00C74871" w:rsidRDefault="00C74871" w:rsidP="009D1FA0">
            <w:pPr>
              <w:pStyle w:val="thongthuong"/>
              <w:ind w:firstLine="0"/>
            </w:pPr>
            <w:r>
              <w:t>Lưu</w:t>
            </w:r>
          </w:p>
        </w:tc>
        <w:tc>
          <w:tcPr>
            <w:tcW w:w="4253" w:type="dxa"/>
          </w:tcPr>
          <w:p w14:paraId="481374FB" w14:textId="77777777" w:rsidR="00C74871" w:rsidRDefault="00C74871" w:rsidP="009D1FA0">
            <w:pPr>
              <w:pStyle w:val="thongthuong"/>
              <w:ind w:firstLine="0"/>
            </w:pPr>
            <w:r>
              <w:t>Lưu thông tin nhóm người dùng</w:t>
            </w:r>
          </w:p>
        </w:tc>
        <w:tc>
          <w:tcPr>
            <w:tcW w:w="1417" w:type="dxa"/>
          </w:tcPr>
          <w:p w14:paraId="2D7B9C86" w14:textId="77777777" w:rsidR="00C74871" w:rsidRDefault="00C74871" w:rsidP="009D1FA0">
            <w:pPr>
              <w:pStyle w:val="thongthuong"/>
              <w:ind w:firstLine="0"/>
            </w:pPr>
            <w:r>
              <w:t>Button</w:t>
            </w:r>
          </w:p>
        </w:tc>
        <w:tc>
          <w:tcPr>
            <w:tcW w:w="1418" w:type="dxa"/>
          </w:tcPr>
          <w:p w14:paraId="7A308443" w14:textId="77777777" w:rsidR="00C74871" w:rsidRDefault="00C74871" w:rsidP="009D1FA0">
            <w:pPr>
              <w:pStyle w:val="thongthuong"/>
              <w:ind w:firstLine="0"/>
            </w:pPr>
            <w:r>
              <w:t>Onclick</w:t>
            </w:r>
          </w:p>
        </w:tc>
      </w:tr>
    </w:tbl>
    <w:p w14:paraId="1A9C36DA" w14:textId="77777777" w:rsidR="00C74871" w:rsidRDefault="00C74871" w:rsidP="00C74871"/>
    <w:p w14:paraId="75F0FBD8" w14:textId="77777777" w:rsidR="00C74871" w:rsidRDefault="00C74871" w:rsidP="00C74871">
      <w:r>
        <w:rPr>
          <w:noProof/>
        </w:rPr>
        <w:drawing>
          <wp:inline distT="0" distB="0" distL="0" distR="0" wp14:anchorId="4E341068" wp14:editId="3E663DE6">
            <wp:extent cx="3296869"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ỉnh sửa người dùng.PNG"/>
                    <pic:cNvPicPr/>
                  </pic:nvPicPr>
                  <pic:blipFill>
                    <a:blip r:embed="rId39">
                      <a:extLst>
                        <a:ext uri="{28A0092B-C50C-407E-A947-70E740481C1C}">
                          <a14:useLocalDpi xmlns:a14="http://schemas.microsoft.com/office/drawing/2010/main" val="0"/>
                        </a:ext>
                      </a:extLst>
                    </a:blip>
                    <a:stretch>
                      <a:fillRect/>
                    </a:stretch>
                  </pic:blipFill>
                  <pic:spPr>
                    <a:xfrm>
                      <a:off x="0" y="0"/>
                      <a:ext cx="3325404" cy="2286571"/>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838"/>
        <w:gridCol w:w="4111"/>
        <w:gridCol w:w="1417"/>
        <w:gridCol w:w="1418"/>
      </w:tblGrid>
      <w:tr w:rsidR="00C74871" w:rsidRPr="00CE48E6" w14:paraId="6C4CDE7E" w14:textId="77777777" w:rsidTr="00C74871">
        <w:tc>
          <w:tcPr>
            <w:tcW w:w="709" w:type="dxa"/>
          </w:tcPr>
          <w:p w14:paraId="38FA8594" w14:textId="77777777" w:rsidR="00C74871" w:rsidRPr="00CE48E6" w:rsidRDefault="00C74871" w:rsidP="009D1FA0">
            <w:pPr>
              <w:pStyle w:val="thongthuong"/>
              <w:ind w:firstLine="0"/>
              <w:jc w:val="center"/>
              <w:rPr>
                <w:b/>
              </w:rPr>
            </w:pPr>
            <w:r w:rsidRPr="00CE48E6">
              <w:rPr>
                <w:b/>
              </w:rPr>
              <w:t>STT</w:t>
            </w:r>
          </w:p>
        </w:tc>
        <w:tc>
          <w:tcPr>
            <w:tcW w:w="1838" w:type="dxa"/>
          </w:tcPr>
          <w:p w14:paraId="7DE35F32" w14:textId="77777777" w:rsidR="00C74871" w:rsidRPr="00CE48E6" w:rsidRDefault="00C74871" w:rsidP="009D1FA0">
            <w:pPr>
              <w:pStyle w:val="thongthuong"/>
              <w:ind w:firstLine="0"/>
              <w:jc w:val="center"/>
              <w:rPr>
                <w:b/>
              </w:rPr>
            </w:pPr>
            <w:r w:rsidRPr="00CE48E6">
              <w:rPr>
                <w:b/>
              </w:rPr>
              <w:t>Tên trường</w:t>
            </w:r>
          </w:p>
        </w:tc>
        <w:tc>
          <w:tcPr>
            <w:tcW w:w="4111" w:type="dxa"/>
          </w:tcPr>
          <w:p w14:paraId="16C7F89A" w14:textId="77777777" w:rsidR="00C74871" w:rsidRPr="00CE48E6" w:rsidRDefault="00C74871" w:rsidP="009D1FA0">
            <w:pPr>
              <w:pStyle w:val="thongthuong"/>
              <w:ind w:firstLine="0"/>
              <w:jc w:val="center"/>
              <w:rPr>
                <w:b/>
              </w:rPr>
            </w:pPr>
            <w:r w:rsidRPr="00CE48E6">
              <w:rPr>
                <w:b/>
              </w:rPr>
              <w:t>Mô tả</w:t>
            </w:r>
          </w:p>
        </w:tc>
        <w:tc>
          <w:tcPr>
            <w:tcW w:w="1417" w:type="dxa"/>
          </w:tcPr>
          <w:p w14:paraId="1098F41B" w14:textId="77777777" w:rsidR="00C74871" w:rsidRPr="00CE48E6" w:rsidRDefault="00C74871" w:rsidP="009D1FA0">
            <w:pPr>
              <w:pStyle w:val="thongthuong"/>
              <w:ind w:firstLine="0"/>
              <w:jc w:val="center"/>
              <w:rPr>
                <w:b/>
              </w:rPr>
            </w:pPr>
            <w:r w:rsidRPr="00CE48E6">
              <w:rPr>
                <w:b/>
              </w:rPr>
              <w:t>Kiểu</w:t>
            </w:r>
          </w:p>
        </w:tc>
        <w:tc>
          <w:tcPr>
            <w:tcW w:w="1418" w:type="dxa"/>
          </w:tcPr>
          <w:p w14:paraId="56D96036" w14:textId="77777777" w:rsidR="00C74871" w:rsidRPr="00CE48E6" w:rsidRDefault="00C74871" w:rsidP="009D1FA0">
            <w:pPr>
              <w:pStyle w:val="thongthuong"/>
              <w:ind w:firstLine="0"/>
              <w:jc w:val="center"/>
              <w:rPr>
                <w:b/>
              </w:rPr>
            </w:pPr>
            <w:r w:rsidRPr="00CE48E6">
              <w:rPr>
                <w:b/>
              </w:rPr>
              <w:t>Trạng thái</w:t>
            </w:r>
          </w:p>
        </w:tc>
      </w:tr>
      <w:tr w:rsidR="00C74871" w14:paraId="5F66278C" w14:textId="77777777" w:rsidTr="00C74871">
        <w:tc>
          <w:tcPr>
            <w:tcW w:w="709" w:type="dxa"/>
          </w:tcPr>
          <w:p w14:paraId="5C0070AC" w14:textId="77777777" w:rsidR="00C74871" w:rsidRDefault="00C74871" w:rsidP="009D1FA0">
            <w:pPr>
              <w:pStyle w:val="thongthuong"/>
              <w:ind w:firstLine="0"/>
              <w:jc w:val="center"/>
            </w:pPr>
            <w:r>
              <w:t>1</w:t>
            </w:r>
          </w:p>
        </w:tc>
        <w:tc>
          <w:tcPr>
            <w:tcW w:w="1838" w:type="dxa"/>
          </w:tcPr>
          <w:p w14:paraId="17EF5BB7" w14:textId="77777777" w:rsidR="00C74871" w:rsidRDefault="00C74871" w:rsidP="00C74871">
            <w:pPr>
              <w:pStyle w:val="thongthuong"/>
              <w:ind w:firstLine="0"/>
            </w:pPr>
            <w:r>
              <w:t>Mã người dùng</w:t>
            </w:r>
          </w:p>
        </w:tc>
        <w:tc>
          <w:tcPr>
            <w:tcW w:w="4111" w:type="dxa"/>
          </w:tcPr>
          <w:p w14:paraId="549E3E2A" w14:textId="77777777" w:rsidR="00C74871" w:rsidRDefault="00C74871" w:rsidP="00C74871">
            <w:pPr>
              <w:pStyle w:val="thongthuong"/>
              <w:ind w:firstLine="0"/>
            </w:pPr>
            <w:r>
              <w:t>Mã người dùng</w:t>
            </w:r>
          </w:p>
        </w:tc>
        <w:tc>
          <w:tcPr>
            <w:tcW w:w="1417" w:type="dxa"/>
          </w:tcPr>
          <w:p w14:paraId="55C3C46C" w14:textId="77777777" w:rsidR="00C74871" w:rsidRDefault="00C74871" w:rsidP="009D1FA0">
            <w:pPr>
              <w:pStyle w:val="thongthuong"/>
              <w:ind w:firstLine="0"/>
            </w:pPr>
            <w:r>
              <w:t>Textbox</w:t>
            </w:r>
          </w:p>
        </w:tc>
        <w:tc>
          <w:tcPr>
            <w:tcW w:w="1418" w:type="dxa"/>
          </w:tcPr>
          <w:p w14:paraId="5253440A" w14:textId="77777777" w:rsidR="00C74871" w:rsidRDefault="00C74871" w:rsidP="009D1FA0">
            <w:pPr>
              <w:pStyle w:val="thongthuong"/>
              <w:ind w:firstLine="0"/>
            </w:pPr>
            <w:r>
              <w:t>Read-only</w:t>
            </w:r>
          </w:p>
        </w:tc>
      </w:tr>
      <w:tr w:rsidR="00C74871" w14:paraId="271B2F05" w14:textId="77777777" w:rsidTr="00C74871">
        <w:tc>
          <w:tcPr>
            <w:tcW w:w="709" w:type="dxa"/>
          </w:tcPr>
          <w:p w14:paraId="6D07FF9F" w14:textId="77777777" w:rsidR="00C74871" w:rsidRDefault="00C74871" w:rsidP="009D1FA0">
            <w:pPr>
              <w:pStyle w:val="thongthuong"/>
              <w:ind w:firstLine="0"/>
              <w:jc w:val="center"/>
            </w:pPr>
            <w:r>
              <w:t>2</w:t>
            </w:r>
          </w:p>
        </w:tc>
        <w:tc>
          <w:tcPr>
            <w:tcW w:w="1838" w:type="dxa"/>
          </w:tcPr>
          <w:p w14:paraId="66E667D4" w14:textId="77777777" w:rsidR="00C74871" w:rsidRDefault="00C74871" w:rsidP="009D1FA0">
            <w:pPr>
              <w:pStyle w:val="thongthuong"/>
              <w:ind w:firstLine="0"/>
            </w:pPr>
            <w:r>
              <w:t>Nhóm người dùng</w:t>
            </w:r>
          </w:p>
        </w:tc>
        <w:tc>
          <w:tcPr>
            <w:tcW w:w="4111" w:type="dxa"/>
          </w:tcPr>
          <w:p w14:paraId="302A0D9A" w14:textId="77777777" w:rsidR="00C74871" w:rsidRDefault="00C74871" w:rsidP="009D1FA0">
            <w:pPr>
              <w:pStyle w:val="thongthuong"/>
              <w:ind w:firstLine="0"/>
            </w:pPr>
            <w:r>
              <w:t>Người dùng thuộc nhóm người dùng nào</w:t>
            </w:r>
          </w:p>
        </w:tc>
        <w:tc>
          <w:tcPr>
            <w:tcW w:w="1417" w:type="dxa"/>
          </w:tcPr>
          <w:p w14:paraId="5858A1C3" w14:textId="77777777" w:rsidR="00C74871" w:rsidRDefault="00C74871" w:rsidP="009D1FA0">
            <w:pPr>
              <w:pStyle w:val="thongthuong"/>
              <w:ind w:firstLine="0"/>
            </w:pPr>
            <w:r>
              <w:t>Textbox</w:t>
            </w:r>
          </w:p>
        </w:tc>
        <w:tc>
          <w:tcPr>
            <w:tcW w:w="1418" w:type="dxa"/>
          </w:tcPr>
          <w:p w14:paraId="5B42A75B" w14:textId="77777777" w:rsidR="00C74871" w:rsidRDefault="00C74871" w:rsidP="009D1FA0">
            <w:pPr>
              <w:pStyle w:val="thongthuong"/>
              <w:ind w:firstLine="0"/>
            </w:pPr>
            <w:r>
              <w:t>Editable</w:t>
            </w:r>
          </w:p>
        </w:tc>
      </w:tr>
      <w:tr w:rsidR="00C74871" w14:paraId="3D161C75" w14:textId="77777777" w:rsidTr="00C74871">
        <w:tc>
          <w:tcPr>
            <w:tcW w:w="709" w:type="dxa"/>
          </w:tcPr>
          <w:p w14:paraId="58E787F0" w14:textId="77777777" w:rsidR="00C74871" w:rsidRDefault="00C74871" w:rsidP="009D1FA0">
            <w:pPr>
              <w:pStyle w:val="thongthuong"/>
              <w:ind w:firstLine="0"/>
              <w:jc w:val="center"/>
            </w:pPr>
            <w:r>
              <w:t>3</w:t>
            </w:r>
          </w:p>
        </w:tc>
        <w:tc>
          <w:tcPr>
            <w:tcW w:w="1838" w:type="dxa"/>
          </w:tcPr>
          <w:p w14:paraId="4556FA13" w14:textId="77777777" w:rsidR="00C74871" w:rsidRDefault="00C74871" w:rsidP="009D1FA0">
            <w:pPr>
              <w:pStyle w:val="thongthuong"/>
              <w:ind w:firstLine="0"/>
            </w:pPr>
            <w:r>
              <w:t>Số điện thoại</w:t>
            </w:r>
          </w:p>
        </w:tc>
        <w:tc>
          <w:tcPr>
            <w:tcW w:w="4111" w:type="dxa"/>
          </w:tcPr>
          <w:p w14:paraId="34C4765B" w14:textId="77777777" w:rsidR="00C74871" w:rsidRDefault="00C74871" w:rsidP="009D1FA0">
            <w:pPr>
              <w:pStyle w:val="thongthuong"/>
              <w:ind w:firstLine="0"/>
            </w:pPr>
            <w:r>
              <w:t>Số điện thoại</w:t>
            </w:r>
          </w:p>
        </w:tc>
        <w:tc>
          <w:tcPr>
            <w:tcW w:w="1417" w:type="dxa"/>
          </w:tcPr>
          <w:p w14:paraId="6FFD5786" w14:textId="77777777" w:rsidR="00C74871" w:rsidRDefault="00C74871" w:rsidP="009D1FA0">
            <w:pPr>
              <w:pStyle w:val="thongthuong"/>
              <w:ind w:firstLine="0"/>
            </w:pPr>
            <w:r>
              <w:t>Textbox</w:t>
            </w:r>
          </w:p>
        </w:tc>
        <w:tc>
          <w:tcPr>
            <w:tcW w:w="1418" w:type="dxa"/>
          </w:tcPr>
          <w:p w14:paraId="6513A10B" w14:textId="77777777" w:rsidR="00C74871" w:rsidRDefault="00C74871" w:rsidP="009D1FA0">
            <w:pPr>
              <w:pStyle w:val="thongthuong"/>
              <w:ind w:firstLine="0"/>
            </w:pPr>
            <w:r>
              <w:t>Read-only</w:t>
            </w:r>
          </w:p>
        </w:tc>
      </w:tr>
      <w:tr w:rsidR="00C74871" w14:paraId="47C95A53" w14:textId="77777777" w:rsidTr="00C74871">
        <w:tc>
          <w:tcPr>
            <w:tcW w:w="709" w:type="dxa"/>
          </w:tcPr>
          <w:p w14:paraId="144E78D7" w14:textId="77777777" w:rsidR="00C74871" w:rsidRDefault="00C74871" w:rsidP="009D1FA0">
            <w:pPr>
              <w:pStyle w:val="thongthuong"/>
              <w:ind w:firstLine="0"/>
              <w:jc w:val="center"/>
            </w:pPr>
            <w:r>
              <w:t>4</w:t>
            </w:r>
          </w:p>
        </w:tc>
        <w:tc>
          <w:tcPr>
            <w:tcW w:w="1838" w:type="dxa"/>
          </w:tcPr>
          <w:p w14:paraId="217E9CC2" w14:textId="77777777" w:rsidR="00C74871" w:rsidRDefault="00C74871" w:rsidP="009D1FA0">
            <w:pPr>
              <w:pStyle w:val="thongthuong"/>
              <w:ind w:firstLine="0"/>
            </w:pPr>
            <w:r>
              <w:t>Email</w:t>
            </w:r>
          </w:p>
        </w:tc>
        <w:tc>
          <w:tcPr>
            <w:tcW w:w="4111" w:type="dxa"/>
          </w:tcPr>
          <w:p w14:paraId="1150915A" w14:textId="77777777" w:rsidR="00C74871" w:rsidRDefault="00C74871" w:rsidP="009D1FA0">
            <w:pPr>
              <w:pStyle w:val="thongthuong"/>
              <w:ind w:firstLine="0"/>
            </w:pPr>
            <w:r>
              <w:t>Email</w:t>
            </w:r>
          </w:p>
        </w:tc>
        <w:tc>
          <w:tcPr>
            <w:tcW w:w="1417" w:type="dxa"/>
          </w:tcPr>
          <w:p w14:paraId="5AE4D920" w14:textId="77777777" w:rsidR="00C74871" w:rsidRDefault="00C74871" w:rsidP="009D1FA0">
            <w:pPr>
              <w:pStyle w:val="thongthuong"/>
              <w:ind w:firstLine="0"/>
            </w:pPr>
            <w:r>
              <w:t>Textbox</w:t>
            </w:r>
          </w:p>
        </w:tc>
        <w:tc>
          <w:tcPr>
            <w:tcW w:w="1418" w:type="dxa"/>
          </w:tcPr>
          <w:p w14:paraId="186A79A4" w14:textId="77777777" w:rsidR="00C74871" w:rsidRDefault="00C74871" w:rsidP="009D1FA0">
            <w:pPr>
              <w:pStyle w:val="thongthuong"/>
              <w:ind w:firstLine="0"/>
            </w:pPr>
            <w:r>
              <w:t>Read-only</w:t>
            </w:r>
          </w:p>
        </w:tc>
      </w:tr>
      <w:tr w:rsidR="00C74871" w14:paraId="474A8404" w14:textId="77777777" w:rsidTr="00C74871">
        <w:tc>
          <w:tcPr>
            <w:tcW w:w="709" w:type="dxa"/>
          </w:tcPr>
          <w:p w14:paraId="129B0283" w14:textId="77777777" w:rsidR="00C74871" w:rsidRDefault="00C74871" w:rsidP="009D1FA0">
            <w:pPr>
              <w:pStyle w:val="thongthuong"/>
              <w:ind w:firstLine="0"/>
              <w:jc w:val="center"/>
            </w:pPr>
            <w:r>
              <w:t>5</w:t>
            </w:r>
          </w:p>
        </w:tc>
        <w:tc>
          <w:tcPr>
            <w:tcW w:w="1838" w:type="dxa"/>
          </w:tcPr>
          <w:p w14:paraId="5FBC25B1" w14:textId="77777777" w:rsidR="00C74871" w:rsidRDefault="00C74871" w:rsidP="009D1FA0">
            <w:pPr>
              <w:pStyle w:val="thongthuong"/>
              <w:ind w:firstLine="0"/>
            </w:pPr>
            <w:r>
              <w:t>Họ tên</w:t>
            </w:r>
          </w:p>
        </w:tc>
        <w:tc>
          <w:tcPr>
            <w:tcW w:w="4111" w:type="dxa"/>
          </w:tcPr>
          <w:p w14:paraId="4FFEE9CA" w14:textId="77777777" w:rsidR="00C74871" w:rsidRDefault="00C74871" w:rsidP="009D1FA0">
            <w:pPr>
              <w:pStyle w:val="thongthuong"/>
              <w:ind w:firstLine="0"/>
            </w:pPr>
            <w:r>
              <w:t>Nhập họ tên</w:t>
            </w:r>
          </w:p>
        </w:tc>
        <w:tc>
          <w:tcPr>
            <w:tcW w:w="1417" w:type="dxa"/>
          </w:tcPr>
          <w:p w14:paraId="015BD935" w14:textId="77777777" w:rsidR="00C74871" w:rsidRDefault="00C74871" w:rsidP="009D1FA0">
            <w:pPr>
              <w:pStyle w:val="thongthuong"/>
              <w:ind w:firstLine="0"/>
            </w:pPr>
            <w:r>
              <w:t>Textbox</w:t>
            </w:r>
          </w:p>
        </w:tc>
        <w:tc>
          <w:tcPr>
            <w:tcW w:w="1418" w:type="dxa"/>
          </w:tcPr>
          <w:p w14:paraId="3BA86C2B" w14:textId="77777777" w:rsidR="00C74871" w:rsidRDefault="00C74871" w:rsidP="009D1FA0">
            <w:pPr>
              <w:pStyle w:val="thongthuong"/>
              <w:ind w:firstLine="0"/>
            </w:pPr>
            <w:r>
              <w:t>Editable</w:t>
            </w:r>
          </w:p>
        </w:tc>
      </w:tr>
      <w:tr w:rsidR="00C74871" w14:paraId="3FE15817" w14:textId="77777777" w:rsidTr="00C74871">
        <w:tc>
          <w:tcPr>
            <w:tcW w:w="709" w:type="dxa"/>
          </w:tcPr>
          <w:p w14:paraId="10B75CF5" w14:textId="77777777" w:rsidR="00C74871" w:rsidRDefault="00C74871" w:rsidP="009D1FA0">
            <w:pPr>
              <w:pStyle w:val="thongthuong"/>
              <w:ind w:firstLine="0"/>
              <w:jc w:val="center"/>
            </w:pPr>
            <w:r>
              <w:t>6</w:t>
            </w:r>
          </w:p>
        </w:tc>
        <w:tc>
          <w:tcPr>
            <w:tcW w:w="1838" w:type="dxa"/>
          </w:tcPr>
          <w:p w14:paraId="6575CBC3" w14:textId="77777777" w:rsidR="00C74871" w:rsidRDefault="00C74871" w:rsidP="009D1FA0">
            <w:pPr>
              <w:pStyle w:val="thongthuong"/>
              <w:ind w:firstLine="0"/>
            </w:pPr>
            <w:r>
              <w:t>Ngày sinh</w:t>
            </w:r>
          </w:p>
        </w:tc>
        <w:tc>
          <w:tcPr>
            <w:tcW w:w="4111" w:type="dxa"/>
          </w:tcPr>
          <w:p w14:paraId="7316F0D9" w14:textId="77777777" w:rsidR="00C74871" w:rsidRDefault="00C74871" w:rsidP="009D1FA0">
            <w:pPr>
              <w:pStyle w:val="thongthuong"/>
              <w:ind w:firstLine="0"/>
            </w:pPr>
            <w:r>
              <w:t>Nhập ngày sinh</w:t>
            </w:r>
          </w:p>
        </w:tc>
        <w:tc>
          <w:tcPr>
            <w:tcW w:w="1417" w:type="dxa"/>
          </w:tcPr>
          <w:p w14:paraId="52229C15" w14:textId="77777777" w:rsidR="00C74871" w:rsidRDefault="00C74871" w:rsidP="009D1FA0">
            <w:pPr>
              <w:pStyle w:val="thongthuong"/>
              <w:ind w:firstLine="0"/>
            </w:pPr>
            <w:r>
              <w:t>Datetime</w:t>
            </w:r>
          </w:p>
        </w:tc>
        <w:tc>
          <w:tcPr>
            <w:tcW w:w="1418" w:type="dxa"/>
          </w:tcPr>
          <w:p w14:paraId="14CAB729" w14:textId="77777777" w:rsidR="00C74871" w:rsidRDefault="00C74871" w:rsidP="009D1FA0">
            <w:pPr>
              <w:pStyle w:val="thongthuong"/>
              <w:ind w:firstLine="0"/>
            </w:pPr>
            <w:r>
              <w:t>Editable</w:t>
            </w:r>
          </w:p>
        </w:tc>
      </w:tr>
      <w:tr w:rsidR="00C74871" w14:paraId="4B07A641" w14:textId="77777777" w:rsidTr="00C74871">
        <w:tc>
          <w:tcPr>
            <w:tcW w:w="709" w:type="dxa"/>
          </w:tcPr>
          <w:p w14:paraId="42FD4D09" w14:textId="77777777" w:rsidR="00C74871" w:rsidRDefault="00C74871" w:rsidP="009D1FA0">
            <w:pPr>
              <w:pStyle w:val="thongthuong"/>
              <w:ind w:firstLine="0"/>
              <w:jc w:val="center"/>
            </w:pPr>
            <w:r>
              <w:t>7</w:t>
            </w:r>
          </w:p>
        </w:tc>
        <w:tc>
          <w:tcPr>
            <w:tcW w:w="1838" w:type="dxa"/>
          </w:tcPr>
          <w:p w14:paraId="0A813494" w14:textId="77777777" w:rsidR="00C74871" w:rsidRDefault="00C74871" w:rsidP="009D1FA0">
            <w:pPr>
              <w:pStyle w:val="thongthuong"/>
              <w:ind w:firstLine="0"/>
            </w:pPr>
            <w:r>
              <w:t>Số tài khoản</w:t>
            </w:r>
          </w:p>
        </w:tc>
        <w:tc>
          <w:tcPr>
            <w:tcW w:w="4111" w:type="dxa"/>
          </w:tcPr>
          <w:p w14:paraId="19CAD13C" w14:textId="77777777" w:rsidR="00C74871" w:rsidRDefault="00C74871" w:rsidP="009D1FA0">
            <w:pPr>
              <w:pStyle w:val="thongthuong"/>
              <w:ind w:firstLine="0"/>
            </w:pPr>
            <w:r>
              <w:t>Nhập số tài khoản</w:t>
            </w:r>
          </w:p>
        </w:tc>
        <w:tc>
          <w:tcPr>
            <w:tcW w:w="1417" w:type="dxa"/>
          </w:tcPr>
          <w:p w14:paraId="14C99882" w14:textId="77777777" w:rsidR="00C74871" w:rsidRDefault="00C74871" w:rsidP="009D1FA0">
            <w:pPr>
              <w:pStyle w:val="thongthuong"/>
              <w:ind w:firstLine="0"/>
            </w:pPr>
            <w:r>
              <w:t>Textbox</w:t>
            </w:r>
          </w:p>
        </w:tc>
        <w:tc>
          <w:tcPr>
            <w:tcW w:w="1418" w:type="dxa"/>
          </w:tcPr>
          <w:p w14:paraId="14EC5F10" w14:textId="77777777" w:rsidR="00C74871" w:rsidRDefault="00C74871" w:rsidP="009D1FA0">
            <w:pPr>
              <w:pStyle w:val="thongthuong"/>
              <w:ind w:firstLine="0"/>
            </w:pPr>
            <w:r>
              <w:t>Editable</w:t>
            </w:r>
          </w:p>
        </w:tc>
      </w:tr>
      <w:tr w:rsidR="00C74871" w14:paraId="515FE06C" w14:textId="77777777" w:rsidTr="00C74871">
        <w:tc>
          <w:tcPr>
            <w:tcW w:w="709" w:type="dxa"/>
          </w:tcPr>
          <w:p w14:paraId="7F81E35A" w14:textId="77777777" w:rsidR="00C74871" w:rsidRDefault="00C74871" w:rsidP="009D1FA0">
            <w:pPr>
              <w:pStyle w:val="thongthuong"/>
              <w:ind w:firstLine="0"/>
              <w:jc w:val="center"/>
            </w:pPr>
            <w:r>
              <w:t>8</w:t>
            </w:r>
          </w:p>
        </w:tc>
        <w:tc>
          <w:tcPr>
            <w:tcW w:w="1838" w:type="dxa"/>
          </w:tcPr>
          <w:p w14:paraId="34FBE86F" w14:textId="77777777" w:rsidR="00C74871" w:rsidRDefault="00C74871" w:rsidP="009D1FA0">
            <w:pPr>
              <w:pStyle w:val="thongthuong"/>
              <w:ind w:firstLine="0"/>
            </w:pPr>
            <w:r>
              <w:t>Mật khẩu</w:t>
            </w:r>
          </w:p>
        </w:tc>
        <w:tc>
          <w:tcPr>
            <w:tcW w:w="4111" w:type="dxa"/>
          </w:tcPr>
          <w:p w14:paraId="3F10C42A" w14:textId="77777777" w:rsidR="00C74871" w:rsidRDefault="00C74871" w:rsidP="009D1FA0">
            <w:pPr>
              <w:pStyle w:val="thongthuong"/>
              <w:ind w:firstLine="0"/>
            </w:pPr>
            <w:r>
              <w:t>Nhập mật khẩu</w:t>
            </w:r>
          </w:p>
        </w:tc>
        <w:tc>
          <w:tcPr>
            <w:tcW w:w="1417" w:type="dxa"/>
          </w:tcPr>
          <w:p w14:paraId="014250EF" w14:textId="77777777" w:rsidR="00C74871" w:rsidRDefault="00C74871" w:rsidP="009D1FA0">
            <w:pPr>
              <w:pStyle w:val="thongthuong"/>
              <w:ind w:firstLine="0"/>
            </w:pPr>
            <w:r>
              <w:t>Textbox</w:t>
            </w:r>
          </w:p>
        </w:tc>
        <w:tc>
          <w:tcPr>
            <w:tcW w:w="1418" w:type="dxa"/>
          </w:tcPr>
          <w:p w14:paraId="682793D9" w14:textId="77777777" w:rsidR="00C74871" w:rsidRDefault="00C74871" w:rsidP="009D1FA0">
            <w:pPr>
              <w:pStyle w:val="thongthuong"/>
              <w:ind w:firstLine="0"/>
            </w:pPr>
            <w:r>
              <w:t>Editable</w:t>
            </w:r>
          </w:p>
        </w:tc>
      </w:tr>
      <w:tr w:rsidR="00C74871" w14:paraId="1A3309DF" w14:textId="77777777" w:rsidTr="00C74871">
        <w:tc>
          <w:tcPr>
            <w:tcW w:w="709" w:type="dxa"/>
          </w:tcPr>
          <w:p w14:paraId="66316673" w14:textId="77777777" w:rsidR="00C74871" w:rsidRDefault="00C74871" w:rsidP="009D1FA0">
            <w:pPr>
              <w:pStyle w:val="thongthuong"/>
              <w:ind w:firstLine="0"/>
              <w:jc w:val="center"/>
            </w:pPr>
            <w:r>
              <w:lastRenderedPageBreak/>
              <w:t>9</w:t>
            </w:r>
          </w:p>
        </w:tc>
        <w:tc>
          <w:tcPr>
            <w:tcW w:w="1838" w:type="dxa"/>
          </w:tcPr>
          <w:p w14:paraId="1034341B" w14:textId="77777777" w:rsidR="00C74871" w:rsidRDefault="00C74871" w:rsidP="009D1FA0">
            <w:pPr>
              <w:pStyle w:val="thongthuong"/>
              <w:ind w:firstLine="0"/>
            </w:pPr>
            <w:r>
              <w:t>Cập nhật</w:t>
            </w:r>
          </w:p>
        </w:tc>
        <w:tc>
          <w:tcPr>
            <w:tcW w:w="4111" w:type="dxa"/>
          </w:tcPr>
          <w:p w14:paraId="3DBF999E" w14:textId="77777777" w:rsidR="00C74871" w:rsidRDefault="00C74871" w:rsidP="009D1FA0">
            <w:pPr>
              <w:pStyle w:val="thongthuong"/>
              <w:ind w:firstLine="0"/>
            </w:pPr>
            <w:r>
              <w:t>Lưu thông tin nhóm người dùng</w:t>
            </w:r>
          </w:p>
        </w:tc>
        <w:tc>
          <w:tcPr>
            <w:tcW w:w="1417" w:type="dxa"/>
          </w:tcPr>
          <w:p w14:paraId="7A7529DF" w14:textId="77777777" w:rsidR="00C74871" w:rsidRDefault="00C74871" w:rsidP="009D1FA0">
            <w:pPr>
              <w:pStyle w:val="thongthuong"/>
              <w:ind w:firstLine="0"/>
            </w:pPr>
            <w:r>
              <w:t>Button</w:t>
            </w:r>
          </w:p>
        </w:tc>
        <w:tc>
          <w:tcPr>
            <w:tcW w:w="1418" w:type="dxa"/>
          </w:tcPr>
          <w:p w14:paraId="7BD44A4B" w14:textId="77777777" w:rsidR="00C74871" w:rsidRDefault="00C74871" w:rsidP="009D1FA0">
            <w:pPr>
              <w:pStyle w:val="thongthuong"/>
              <w:ind w:firstLine="0"/>
            </w:pPr>
            <w:r>
              <w:t>Onclick</w:t>
            </w:r>
          </w:p>
        </w:tc>
      </w:tr>
    </w:tbl>
    <w:p w14:paraId="330E75C5" w14:textId="77777777" w:rsidR="00C74871" w:rsidRDefault="00C74871" w:rsidP="00C74871"/>
    <w:p w14:paraId="4CC8E487" w14:textId="77777777" w:rsidR="00C74871" w:rsidRDefault="00C74871" w:rsidP="00C74871">
      <w:r>
        <w:rPr>
          <w:noProof/>
        </w:rPr>
        <w:drawing>
          <wp:inline distT="0" distB="0" distL="0" distR="0" wp14:anchorId="73616B68" wp14:editId="7B62603A">
            <wp:extent cx="3171825" cy="250933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40">
                      <a:extLst>
                        <a:ext uri="{28A0092B-C50C-407E-A947-70E740481C1C}">
                          <a14:useLocalDpi xmlns:a14="http://schemas.microsoft.com/office/drawing/2010/main" val="0"/>
                        </a:ext>
                      </a:extLst>
                    </a:blip>
                    <a:stretch>
                      <a:fillRect/>
                    </a:stretch>
                  </pic:blipFill>
                  <pic:spPr>
                    <a:xfrm>
                      <a:off x="0" y="0"/>
                      <a:ext cx="3179021" cy="2515027"/>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1980"/>
        <w:gridCol w:w="3969"/>
        <w:gridCol w:w="1417"/>
        <w:gridCol w:w="1418"/>
      </w:tblGrid>
      <w:tr w:rsidR="00C74871" w:rsidRPr="00CE48E6" w14:paraId="4942BAE6" w14:textId="77777777" w:rsidTr="00C74871">
        <w:tc>
          <w:tcPr>
            <w:tcW w:w="709" w:type="dxa"/>
          </w:tcPr>
          <w:p w14:paraId="51F3E057" w14:textId="77777777" w:rsidR="00C74871" w:rsidRPr="00CE48E6" w:rsidRDefault="00C74871" w:rsidP="009D1FA0">
            <w:pPr>
              <w:pStyle w:val="thongthuong"/>
              <w:ind w:firstLine="0"/>
              <w:jc w:val="center"/>
              <w:rPr>
                <w:b/>
              </w:rPr>
            </w:pPr>
            <w:r w:rsidRPr="00CE48E6">
              <w:rPr>
                <w:b/>
              </w:rPr>
              <w:t>STT</w:t>
            </w:r>
          </w:p>
        </w:tc>
        <w:tc>
          <w:tcPr>
            <w:tcW w:w="1980" w:type="dxa"/>
          </w:tcPr>
          <w:p w14:paraId="13F24685" w14:textId="77777777" w:rsidR="00C74871" w:rsidRPr="00CE48E6" w:rsidRDefault="00C74871" w:rsidP="009D1FA0">
            <w:pPr>
              <w:pStyle w:val="thongthuong"/>
              <w:ind w:firstLine="0"/>
              <w:jc w:val="center"/>
              <w:rPr>
                <w:b/>
              </w:rPr>
            </w:pPr>
            <w:r w:rsidRPr="00CE48E6">
              <w:rPr>
                <w:b/>
              </w:rPr>
              <w:t>Tên trường</w:t>
            </w:r>
          </w:p>
        </w:tc>
        <w:tc>
          <w:tcPr>
            <w:tcW w:w="3969" w:type="dxa"/>
          </w:tcPr>
          <w:p w14:paraId="508818C8" w14:textId="77777777" w:rsidR="00C74871" w:rsidRPr="00CE48E6" w:rsidRDefault="00C74871" w:rsidP="009D1FA0">
            <w:pPr>
              <w:pStyle w:val="thongthuong"/>
              <w:ind w:firstLine="0"/>
              <w:jc w:val="center"/>
              <w:rPr>
                <w:b/>
              </w:rPr>
            </w:pPr>
            <w:r w:rsidRPr="00CE48E6">
              <w:rPr>
                <w:b/>
              </w:rPr>
              <w:t>Mô tả</w:t>
            </w:r>
          </w:p>
        </w:tc>
        <w:tc>
          <w:tcPr>
            <w:tcW w:w="1417" w:type="dxa"/>
          </w:tcPr>
          <w:p w14:paraId="102BA0E7" w14:textId="77777777" w:rsidR="00C74871" w:rsidRPr="00CE48E6" w:rsidRDefault="00C74871" w:rsidP="009D1FA0">
            <w:pPr>
              <w:pStyle w:val="thongthuong"/>
              <w:ind w:firstLine="0"/>
              <w:jc w:val="center"/>
              <w:rPr>
                <w:b/>
              </w:rPr>
            </w:pPr>
            <w:r w:rsidRPr="00CE48E6">
              <w:rPr>
                <w:b/>
              </w:rPr>
              <w:t>Kiểu</w:t>
            </w:r>
          </w:p>
        </w:tc>
        <w:tc>
          <w:tcPr>
            <w:tcW w:w="1418" w:type="dxa"/>
          </w:tcPr>
          <w:p w14:paraId="74C87523" w14:textId="77777777" w:rsidR="00C74871" w:rsidRPr="00CE48E6" w:rsidRDefault="00C74871" w:rsidP="009D1FA0">
            <w:pPr>
              <w:pStyle w:val="thongthuong"/>
              <w:ind w:firstLine="0"/>
              <w:jc w:val="center"/>
              <w:rPr>
                <w:b/>
              </w:rPr>
            </w:pPr>
            <w:r w:rsidRPr="00CE48E6">
              <w:rPr>
                <w:b/>
              </w:rPr>
              <w:t>Trạng thái</w:t>
            </w:r>
          </w:p>
        </w:tc>
      </w:tr>
      <w:tr w:rsidR="00C74871" w14:paraId="51EF6BD8" w14:textId="77777777" w:rsidTr="00C74871">
        <w:tc>
          <w:tcPr>
            <w:tcW w:w="709" w:type="dxa"/>
          </w:tcPr>
          <w:p w14:paraId="2008D4B6" w14:textId="77777777" w:rsidR="00C74871" w:rsidRDefault="00C74871" w:rsidP="009D1FA0">
            <w:pPr>
              <w:pStyle w:val="thongthuong"/>
              <w:ind w:firstLine="0"/>
              <w:jc w:val="center"/>
            </w:pPr>
            <w:r>
              <w:t>1</w:t>
            </w:r>
          </w:p>
        </w:tc>
        <w:tc>
          <w:tcPr>
            <w:tcW w:w="1980" w:type="dxa"/>
          </w:tcPr>
          <w:p w14:paraId="0DD504B7" w14:textId="77777777" w:rsidR="00C74871" w:rsidRDefault="00C74871" w:rsidP="009D1FA0">
            <w:pPr>
              <w:pStyle w:val="thongthuong"/>
              <w:ind w:firstLine="0"/>
            </w:pPr>
            <w:r>
              <w:t>Người thụ hưởng</w:t>
            </w:r>
          </w:p>
        </w:tc>
        <w:tc>
          <w:tcPr>
            <w:tcW w:w="3969" w:type="dxa"/>
          </w:tcPr>
          <w:p w14:paraId="4022959B" w14:textId="77777777" w:rsidR="00C74871" w:rsidRDefault="00C74871" w:rsidP="009D1FA0">
            <w:pPr>
              <w:pStyle w:val="thongthuong"/>
              <w:ind w:firstLine="0"/>
            </w:pPr>
            <w:r>
              <w:t>Chọn tên người thụ hưởng cho hoạt động thiện nguyện này</w:t>
            </w:r>
          </w:p>
        </w:tc>
        <w:tc>
          <w:tcPr>
            <w:tcW w:w="1417" w:type="dxa"/>
          </w:tcPr>
          <w:p w14:paraId="09D22CD6" w14:textId="77777777" w:rsidR="00C74871" w:rsidRDefault="00C74871" w:rsidP="00C74871">
            <w:pPr>
              <w:pStyle w:val="thongthuong"/>
              <w:ind w:firstLine="0"/>
            </w:pPr>
            <w:r>
              <w:t>Dropdown</w:t>
            </w:r>
          </w:p>
        </w:tc>
        <w:tc>
          <w:tcPr>
            <w:tcW w:w="1418" w:type="dxa"/>
          </w:tcPr>
          <w:p w14:paraId="5F0EB2D5" w14:textId="77777777" w:rsidR="00C74871" w:rsidRDefault="00C74871" w:rsidP="009D1FA0">
            <w:pPr>
              <w:pStyle w:val="thongthuong"/>
              <w:ind w:firstLine="0"/>
            </w:pPr>
            <w:r>
              <w:t>Editable</w:t>
            </w:r>
          </w:p>
        </w:tc>
      </w:tr>
      <w:tr w:rsidR="00C74871" w14:paraId="7C049DD6" w14:textId="77777777" w:rsidTr="00C74871">
        <w:tc>
          <w:tcPr>
            <w:tcW w:w="709" w:type="dxa"/>
          </w:tcPr>
          <w:p w14:paraId="69092ED5" w14:textId="77777777" w:rsidR="00C74871" w:rsidRDefault="00C74871" w:rsidP="009D1FA0">
            <w:pPr>
              <w:pStyle w:val="thongthuong"/>
              <w:ind w:firstLine="0"/>
              <w:jc w:val="center"/>
            </w:pPr>
            <w:r>
              <w:t>2</w:t>
            </w:r>
          </w:p>
        </w:tc>
        <w:tc>
          <w:tcPr>
            <w:tcW w:w="1980" w:type="dxa"/>
          </w:tcPr>
          <w:p w14:paraId="20569AC4" w14:textId="77777777" w:rsidR="00C74871" w:rsidRDefault="00C74871" w:rsidP="009D1FA0">
            <w:pPr>
              <w:pStyle w:val="thongthuong"/>
              <w:ind w:firstLine="0"/>
            </w:pPr>
            <w:r>
              <w:t>Tên hoạt động</w:t>
            </w:r>
          </w:p>
        </w:tc>
        <w:tc>
          <w:tcPr>
            <w:tcW w:w="3969" w:type="dxa"/>
          </w:tcPr>
          <w:p w14:paraId="357C0E92" w14:textId="77777777" w:rsidR="00C74871" w:rsidRDefault="00C74871" w:rsidP="009D1FA0">
            <w:pPr>
              <w:pStyle w:val="thongthuong"/>
              <w:ind w:firstLine="0"/>
            </w:pPr>
            <w:r>
              <w:t>Nhập tên hoạt động</w:t>
            </w:r>
          </w:p>
        </w:tc>
        <w:tc>
          <w:tcPr>
            <w:tcW w:w="1417" w:type="dxa"/>
          </w:tcPr>
          <w:p w14:paraId="7347C7CF" w14:textId="77777777" w:rsidR="00C74871" w:rsidRDefault="00C74871" w:rsidP="009D1FA0">
            <w:pPr>
              <w:pStyle w:val="thongthuong"/>
              <w:ind w:firstLine="0"/>
            </w:pPr>
            <w:r>
              <w:t>Textbox</w:t>
            </w:r>
          </w:p>
        </w:tc>
        <w:tc>
          <w:tcPr>
            <w:tcW w:w="1418" w:type="dxa"/>
          </w:tcPr>
          <w:p w14:paraId="23C94910" w14:textId="77777777" w:rsidR="00C74871" w:rsidRDefault="00C74871" w:rsidP="009D1FA0">
            <w:pPr>
              <w:pStyle w:val="thongthuong"/>
              <w:ind w:firstLine="0"/>
            </w:pPr>
            <w:r>
              <w:t>Editable</w:t>
            </w:r>
          </w:p>
        </w:tc>
      </w:tr>
      <w:tr w:rsidR="00C74871" w14:paraId="5AD81C8B" w14:textId="77777777" w:rsidTr="00C74871">
        <w:tc>
          <w:tcPr>
            <w:tcW w:w="709" w:type="dxa"/>
          </w:tcPr>
          <w:p w14:paraId="58280F54" w14:textId="77777777" w:rsidR="00C74871" w:rsidRDefault="00C74871" w:rsidP="009D1FA0">
            <w:pPr>
              <w:pStyle w:val="thongthuong"/>
              <w:ind w:firstLine="0"/>
              <w:jc w:val="center"/>
            </w:pPr>
            <w:r>
              <w:t>3</w:t>
            </w:r>
          </w:p>
        </w:tc>
        <w:tc>
          <w:tcPr>
            <w:tcW w:w="1980" w:type="dxa"/>
          </w:tcPr>
          <w:p w14:paraId="13E0FBA2" w14:textId="77777777" w:rsidR="00C74871" w:rsidRDefault="00C74871" w:rsidP="009D1FA0">
            <w:pPr>
              <w:pStyle w:val="thongthuong"/>
              <w:ind w:firstLine="0"/>
            </w:pPr>
            <w:r>
              <w:t>Ngày bắt đầu</w:t>
            </w:r>
          </w:p>
        </w:tc>
        <w:tc>
          <w:tcPr>
            <w:tcW w:w="3969" w:type="dxa"/>
          </w:tcPr>
          <w:p w14:paraId="392241D4" w14:textId="77777777" w:rsidR="00C74871" w:rsidRDefault="00C74871" w:rsidP="009D1FA0">
            <w:pPr>
              <w:pStyle w:val="thongthuong"/>
              <w:ind w:firstLine="0"/>
            </w:pPr>
            <w:r>
              <w:t>Nhập ngày bắt đầu</w:t>
            </w:r>
          </w:p>
        </w:tc>
        <w:tc>
          <w:tcPr>
            <w:tcW w:w="1417" w:type="dxa"/>
          </w:tcPr>
          <w:p w14:paraId="724442E5" w14:textId="77777777" w:rsidR="00C74871" w:rsidRDefault="00C74871" w:rsidP="009D1FA0">
            <w:pPr>
              <w:pStyle w:val="thongthuong"/>
              <w:ind w:firstLine="0"/>
            </w:pPr>
            <w:r>
              <w:t>Datetime</w:t>
            </w:r>
          </w:p>
        </w:tc>
        <w:tc>
          <w:tcPr>
            <w:tcW w:w="1418" w:type="dxa"/>
          </w:tcPr>
          <w:p w14:paraId="3FC74613" w14:textId="77777777" w:rsidR="00C74871" w:rsidRDefault="00C74871" w:rsidP="009D1FA0">
            <w:pPr>
              <w:pStyle w:val="thongthuong"/>
              <w:ind w:firstLine="0"/>
            </w:pPr>
            <w:r>
              <w:t>Editable</w:t>
            </w:r>
          </w:p>
        </w:tc>
      </w:tr>
      <w:tr w:rsidR="00C74871" w14:paraId="23B49227" w14:textId="77777777" w:rsidTr="00C74871">
        <w:tc>
          <w:tcPr>
            <w:tcW w:w="709" w:type="dxa"/>
          </w:tcPr>
          <w:p w14:paraId="2FCBF1F0" w14:textId="77777777" w:rsidR="00C74871" w:rsidRDefault="00C74871" w:rsidP="009D1FA0">
            <w:pPr>
              <w:pStyle w:val="thongthuong"/>
              <w:ind w:firstLine="0"/>
              <w:jc w:val="center"/>
            </w:pPr>
            <w:r>
              <w:t>4</w:t>
            </w:r>
          </w:p>
        </w:tc>
        <w:tc>
          <w:tcPr>
            <w:tcW w:w="1980" w:type="dxa"/>
          </w:tcPr>
          <w:p w14:paraId="3E0D5E2D" w14:textId="77777777" w:rsidR="00C74871" w:rsidRDefault="00C74871" w:rsidP="009D1FA0">
            <w:pPr>
              <w:pStyle w:val="thongthuong"/>
              <w:ind w:firstLine="0"/>
            </w:pPr>
            <w:r>
              <w:t>Ngày kết thúc</w:t>
            </w:r>
          </w:p>
        </w:tc>
        <w:tc>
          <w:tcPr>
            <w:tcW w:w="3969" w:type="dxa"/>
          </w:tcPr>
          <w:p w14:paraId="21E2C3F5" w14:textId="77777777" w:rsidR="00C74871" w:rsidRDefault="00C74871" w:rsidP="009D1FA0">
            <w:pPr>
              <w:pStyle w:val="thongthuong"/>
              <w:ind w:firstLine="0"/>
            </w:pPr>
            <w:r>
              <w:t>Nhập ngày kết thúc</w:t>
            </w:r>
          </w:p>
        </w:tc>
        <w:tc>
          <w:tcPr>
            <w:tcW w:w="1417" w:type="dxa"/>
          </w:tcPr>
          <w:p w14:paraId="13845F27" w14:textId="77777777" w:rsidR="00C74871" w:rsidRDefault="00C74871" w:rsidP="009D1FA0">
            <w:pPr>
              <w:pStyle w:val="thongthuong"/>
              <w:ind w:firstLine="0"/>
            </w:pPr>
            <w:r>
              <w:t>Datetime</w:t>
            </w:r>
          </w:p>
        </w:tc>
        <w:tc>
          <w:tcPr>
            <w:tcW w:w="1418" w:type="dxa"/>
          </w:tcPr>
          <w:p w14:paraId="58432A24" w14:textId="77777777" w:rsidR="00C74871" w:rsidRDefault="00C74871" w:rsidP="009D1FA0">
            <w:pPr>
              <w:pStyle w:val="thongthuong"/>
              <w:ind w:firstLine="0"/>
            </w:pPr>
            <w:r>
              <w:t>Editable</w:t>
            </w:r>
          </w:p>
        </w:tc>
      </w:tr>
      <w:tr w:rsidR="00C74871" w14:paraId="007B06A8" w14:textId="77777777" w:rsidTr="00C74871">
        <w:tc>
          <w:tcPr>
            <w:tcW w:w="709" w:type="dxa"/>
          </w:tcPr>
          <w:p w14:paraId="6157AB4C" w14:textId="77777777" w:rsidR="00C74871" w:rsidRDefault="00C74871" w:rsidP="009D1FA0">
            <w:pPr>
              <w:pStyle w:val="thongthuong"/>
              <w:ind w:firstLine="0"/>
              <w:jc w:val="center"/>
            </w:pPr>
            <w:r>
              <w:t>5</w:t>
            </w:r>
          </w:p>
        </w:tc>
        <w:tc>
          <w:tcPr>
            <w:tcW w:w="1980" w:type="dxa"/>
          </w:tcPr>
          <w:p w14:paraId="7B53673C" w14:textId="77777777" w:rsidR="00C74871" w:rsidRDefault="00C74871" w:rsidP="009D1FA0">
            <w:pPr>
              <w:pStyle w:val="thongthuong"/>
              <w:ind w:firstLine="0"/>
            </w:pPr>
            <w:r>
              <w:t>Địa chỉ</w:t>
            </w:r>
          </w:p>
        </w:tc>
        <w:tc>
          <w:tcPr>
            <w:tcW w:w="3969" w:type="dxa"/>
          </w:tcPr>
          <w:p w14:paraId="49AC66D3" w14:textId="77777777" w:rsidR="00C74871" w:rsidRDefault="00C74871" w:rsidP="00C74871">
            <w:pPr>
              <w:pStyle w:val="thongthuong"/>
              <w:ind w:firstLine="0"/>
            </w:pPr>
            <w:r>
              <w:t>Nhập địa chỉ</w:t>
            </w:r>
          </w:p>
        </w:tc>
        <w:tc>
          <w:tcPr>
            <w:tcW w:w="1417" w:type="dxa"/>
          </w:tcPr>
          <w:p w14:paraId="75F19A92" w14:textId="77777777" w:rsidR="00C74871" w:rsidRDefault="00C74871" w:rsidP="009D1FA0">
            <w:pPr>
              <w:pStyle w:val="thongthuong"/>
              <w:ind w:firstLine="0"/>
            </w:pPr>
            <w:r>
              <w:t>Textbox</w:t>
            </w:r>
          </w:p>
        </w:tc>
        <w:tc>
          <w:tcPr>
            <w:tcW w:w="1418" w:type="dxa"/>
          </w:tcPr>
          <w:p w14:paraId="50C3BEC9" w14:textId="77777777" w:rsidR="00C74871" w:rsidRDefault="00C74871" w:rsidP="009D1FA0">
            <w:pPr>
              <w:pStyle w:val="thongthuong"/>
              <w:ind w:firstLine="0"/>
            </w:pPr>
            <w:r>
              <w:t>Editable</w:t>
            </w:r>
          </w:p>
        </w:tc>
      </w:tr>
      <w:tr w:rsidR="00C74871" w14:paraId="62C19DF9" w14:textId="77777777" w:rsidTr="00C74871">
        <w:tc>
          <w:tcPr>
            <w:tcW w:w="709" w:type="dxa"/>
          </w:tcPr>
          <w:p w14:paraId="0ABB0226" w14:textId="77777777" w:rsidR="00C74871" w:rsidRDefault="00C74871" w:rsidP="009D1FA0">
            <w:pPr>
              <w:pStyle w:val="thongthuong"/>
              <w:ind w:firstLine="0"/>
              <w:jc w:val="center"/>
            </w:pPr>
            <w:r>
              <w:t>6</w:t>
            </w:r>
          </w:p>
        </w:tc>
        <w:tc>
          <w:tcPr>
            <w:tcW w:w="1980" w:type="dxa"/>
          </w:tcPr>
          <w:p w14:paraId="434E183D" w14:textId="77777777" w:rsidR="00C74871" w:rsidRDefault="00C74871" w:rsidP="009D1FA0">
            <w:pPr>
              <w:pStyle w:val="thongthuong"/>
              <w:ind w:firstLine="0"/>
            </w:pPr>
            <w:r>
              <w:t>Kinh phí dự kiến</w:t>
            </w:r>
          </w:p>
        </w:tc>
        <w:tc>
          <w:tcPr>
            <w:tcW w:w="3969" w:type="dxa"/>
          </w:tcPr>
          <w:p w14:paraId="2604B67D" w14:textId="77777777" w:rsidR="00C74871" w:rsidRDefault="00C74871" w:rsidP="00C74871">
            <w:pPr>
              <w:pStyle w:val="thongthuong"/>
              <w:ind w:firstLine="0"/>
            </w:pPr>
            <w:r>
              <w:t>Nhập tổng kinh phí dự kiến cho hoạt động</w:t>
            </w:r>
          </w:p>
        </w:tc>
        <w:tc>
          <w:tcPr>
            <w:tcW w:w="1417" w:type="dxa"/>
          </w:tcPr>
          <w:p w14:paraId="1DD99ECC" w14:textId="77777777" w:rsidR="00C74871" w:rsidRDefault="00C74871" w:rsidP="009D1FA0">
            <w:pPr>
              <w:pStyle w:val="thongthuong"/>
              <w:ind w:firstLine="0"/>
            </w:pPr>
            <w:r>
              <w:t>Textbox</w:t>
            </w:r>
          </w:p>
        </w:tc>
        <w:tc>
          <w:tcPr>
            <w:tcW w:w="1418" w:type="dxa"/>
          </w:tcPr>
          <w:p w14:paraId="40ADB33A" w14:textId="77777777" w:rsidR="00C74871" w:rsidRDefault="00C74871" w:rsidP="009D1FA0">
            <w:pPr>
              <w:pStyle w:val="thongthuong"/>
              <w:ind w:firstLine="0"/>
            </w:pPr>
            <w:r>
              <w:t>Editable</w:t>
            </w:r>
          </w:p>
        </w:tc>
      </w:tr>
      <w:tr w:rsidR="00C74871" w14:paraId="796170DD" w14:textId="77777777" w:rsidTr="00C74871">
        <w:tc>
          <w:tcPr>
            <w:tcW w:w="709" w:type="dxa"/>
          </w:tcPr>
          <w:p w14:paraId="38D6347F" w14:textId="77777777" w:rsidR="00C74871" w:rsidRDefault="00C74871" w:rsidP="009D1FA0">
            <w:pPr>
              <w:pStyle w:val="thongthuong"/>
              <w:ind w:firstLine="0"/>
              <w:jc w:val="center"/>
            </w:pPr>
            <w:r>
              <w:t>7</w:t>
            </w:r>
          </w:p>
        </w:tc>
        <w:tc>
          <w:tcPr>
            <w:tcW w:w="1980" w:type="dxa"/>
          </w:tcPr>
          <w:p w14:paraId="0CA8BA37" w14:textId="77777777" w:rsidR="00C74871" w:rsidRDefault="00C74871" w:rsidP="009D1FA0">
            <w:pPr>
              <w:pStyle w:val="thongthuong"/>
              <w:ind w:firstLine="0"/>
            </w:pPr>
            <w:r>
              <w:t>Hình ảnh/video</w:t>
            </w:r>
          </w:p>
        </w:tc>
        <w:tc>
          <w:tcPr>
            <w:tcW w:w="3969" w:type="dxa"/>
          </w:tcPr>
          <w:p w14:paraId="3FFC8DCC" w14:textId="77777777" w:rsidR="00C74871" w:rsidRDefault="00C74871" w:rsidP="009D1FA0">
            <w:pPr>
              <w:pStyle w:val="thongthuong"/>
              <w:ind w:firstLine="0"/>
            </w:pPr>
            <w:r>
              <w:t>Chọn ảnh/video</w:t>
            </w:r>
          </w:p>
        </w:tc>
        <w:tc>
          <w:tcPr>
            <w:tcW w:w="1417" w:type="dxa"/>
          </w:tcPr>
          <w:p w14:paraId="56D89F54" w14:textId="77777777" w:rsidR="00C74871" w:rsidRDefault="00C74871" w:rsidP="009D1FA0">
            <w:pPr>
              <w:pStyle w:val="thongthuong"/>
              <w:ind w:firstLine="0"/>
            </w:pPr>
            <w:r>
              <w:t>File</w:t>
            </w:r>
          </w:p>
        </w:tc>
        <w:tc>
          <w:tcPr>
            <w:tcW w:w="1418" w:type="dxa"/>
          </w:tcPr>
          <w:p w14:paraId="4F6539A6" w14:textId="77777777" w:rsidR="00C74871" w:rsidRDefault="00C74871" w:rsidP="009D1FA0">
            <w:pPr>
              <w:pStyle w:val="thongthuong"/>
              <w:ind w:firstLine="0"/>
            </w:pPr>
            <w:r>
              <w:t>Editable</w:t>
            </w:r>
          </w:p>
        </w:tc>
      </w:tr>
      <w:tr w:rsidR="00C74871" w14:paraId="005EEDA8" w14:textId="77777777" w:rsidTr="00C74871">
        <w:tc>
          <w:tcPr>
            <w:tcW w:w="709" w:type="dxa"/>
          </w:tcPr>
          <w:p w14:paraId="2A33CD24" w14:textId="77777777" w:rsidR="00C74871" w:rsidRDefault="00C74871" w:rsidP="009D1FA0">
            <w:pPr>
              <w:pStyle w:val="thongthuong"/>
              <w:ind w:firstLine="0"/>
              <w:jc w:val="center"/>
            </w:pPr>
            <w:r>
              <w:t>8</w:t>
            </w:r>
          </w:p>
        </w:tc>
        <w:tc>
          <w:tcPr>
            <w:tcW w:w="1980" w:type="dxa"/>
          </w:tcPr>
          <w:p w14:paraId="2051A57D" w14:textId="77777777" w:rsidR="00C74871" w:rsidRDefault="00C74871" w:rsidP="009D1FA0">
            <w:pPr>
              <w:pStyle w:val="thongthuong"/>
              <w:ind w:firstLine="0"/>
            </w:pPr>
            <w:r>
              <w:t>Nội dung</w:t>
            </w:r>
          </w:p>
        </w:tc>
        <w:tc>
          <w:tcPr>
            <w:tcW w:w="3969" w:type="dxa"/>
          </w:tcPr>
          <w:p w14:paraId="774663DB" w14:textId="77777777" w:rsidR="00C74871" w:rsidRDefault="00C74871" w:rsidP="00C74871">
            <w:pPr>
              <w:pStyle w:val="thongthuong"/>
              <w:ind w:firstLine="0"/>
            </w:pPr>
            <w:r>
              <w:t>Nhập nội dung</w:t>
            </w:r>
          </w:p>
        </w:tc>
        <w:tc>
          <w:tcPr>
            <w:tcW w:w="1417" w:type="dxa"/>
          </w:tcPr>
          <w:p w14:paraId="6271B248" w14:textId="77777777" w:rsidR="00C74871" w:rsidRDefault="00C74871" w:rsidP="00C74871">
            <w:pPr>
              <w:pStyle w:val="thongthuong"/>
              <w:ind w:firstLine="0"/>
            </w:pPr>
            <w:r>
              <w:t>Textarea</w:t>
            </w:r>
          </w:p>
        </w:tc>
        <w:tc>
          <w:tcPr>
            <w:tcW w:w="1418" w:type="dxa"/>
          </w:tcPr>
          <w:p w14:paraId="3ED15963" w14:textId="77777777" w:rsidR="00C74871" w:rsidRDefault="00C74871" w:rsidP="009D1FA0">
            <w:pPr>
              <w:pStyle w:val="thongthuong"/>
              <w:ind w:firstLine="0"/>
            </w:pPr>
            <w:r>
              <w:t>Editable</w:t>
            </w:r>
          </w:p>
        </w:tc>
      </w:tr>
      <w:tr w:rsidR="00C74871" w14:paraId="793817A3" w14:textId="77777777" w:rsidTr="00C74871">
        <w:tc>
          <w:tcPr>
            <w:tcW w:w="709" w:type="dxa"/>
          </w:tcPr>
          <w:p w14:paraId="54CFEC78" w14:textId="77777777" w:rsidR="00C74871" w:rsidRDefault="00C74871" w:rsidP="009D1FA0">
            <w:pPr>
              <w:pStyle w:val="thongthuong"/>
              <w:ind w:firstLine="0"/>
              <w:jc w:val="center"/>
            </w:pPr>
            <w:r>
              <w:t>9</w:t>
            </w:r>
          </w:p>
        </w:tc>
        <w:tc>
          <w:tcPr>
            <w:tcW w:w="1980" w:type="dxa"/>
          </w:tcPr>
          <w:p w14:paraId="47AF9867" w14:textId="77777777" w:rsidR="00C74871" w:rsidRDefault="00C74871" w:rsidP="009D1FA0">
            <w:pPr>
              <w:pStyle w:val="thongthuong"/>
              <w:ind w:firstLine="0"/>
            </w:pPr>
            <w:r>
              <w:t>Đăng tải</w:t>
            </w:r>
          </w:p>
        </w:tc>
        <w:tc>
          <w:tcPr>
            <w:tcW w:w="3969" w:type="dxa"/>
          </w:tcPr>
          <w:p w14:paraId="3676835B" w14:textId="77777777" w:rsidR="00C74871" w:rsidRDefault="00C74871" w:rsidP="00C74871">
            <w:pPr>
              <w:pStyle w:val="thongthuong"/>
              <w:ind w:firstLine="0"/>
            </w:pPr>
            <w:r>
              <w:t>Lưu thông tin hoạt động</w:t>
            </w:r>
          </w:p>
        </w:tc>
        <w:tc>
          <w:tcPr>
            <w:tcW w:w="1417" w:type="dxa"/>
          </w:tcPr>
          <w:p w14:paraId="7B9A0F06" w14:textId="77777777" w:rsidR="00C74871" w:rsidRDefault="00C74871" w:rsidP="009D1FA0">
            <w:pPr>
              <w:pStyle w:val="thongthuong"/>
              <w:ind w:firstLine="0"/>
            </w:pPr>
            <w:r>
              <w:t>Button</w:t>
            </w:r>
          </w:p>
        </w:tc>
        <w:tc>
          <w:tcPr>
            <w:tcW w:w="1418" w:type="dxa"/>
          </w:tcPr>
          <w:p w14:paraId="603F58A2" w14:textId="77777777" w:rsidR="00C74871" w:rsidRDefault="00C74871" w:rsidP="009D1FA0">
            <w:pPr>
              <w:pStyle w:val="thongthuong"/>
              <w:ind w:firstLine="0"/>
            </w:pPr>
            <w:r>
              <w:t>Onclick</w:t>
            </w:r>
          </w:p>
        </w:tc>
      </w:tr>
    </w:tbl>
    <w:p w14:paraId="77EFD1C8" w14:textId="77777777" w:rsidR="00C74871" w:rsidRDefault="00C74871" w:rsidP="00C74871"/>
    <w:p w14:paraId="464FD261" w14:textId="77777777" w:rsidR="00C74871" w:rsidRDefault="00C74871" w:rsidP="00C74871">
      <w:r>
        <w:rPr>
          <w:noProof/>
        </w:rPr>
        <w:lastRenderedPageBreak/>
        <w:drawing>
          <wp:inline distT="0" distB="0" distL="0" distR="0" wp14:anchorId="08127D32" wp14:editId="48599ED6">
            <wp:extent cx="3228975" cy="2262007"/>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êm mới tin tức.PNG"/>
                    <pic:cNvPicPr/>
                  </pic:nvPicPr>
                  <pic:blipFill>
                    <a:blip r:embed="rId41">
                      <a:extLst>
                        <a:ext uri="{28A0092B-C50C-407E-A947-70E740481C1C}">
                          <a14:useLocalDpi xmlns:a14="http://schemas.microsoft.com/office/drawing/2010/main" val="0"/>
                        </a:ext>
                      </a:extLst>
                    </a:blip>
                    <a:stretch>
                      <a:fillRect/>
                    </a:stretch>
                  </pic:blipFill>
                  <pic:spPr>
                    <a:xfrm>
                      <a:off x="0" y="0"/>
                      <a:ext cx="3237450" cy="2267944"/>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2263"/>
        <w:gridCol w:w="3686"/>
        <w:gridCol w:w="1417"/>
        <w:gridCol w:w="1418"/>
      </w:tblGrid>
      <w:tr w:rsidR="00C74871" w:rsidRPr="00CE48E6" w14:paraId="7DA0B59F" w14:textId="77777777" w:rsidTr="00C74871">
        <w:tc>
          <w:tcPr>
            <w:tcW w:w="709" w:type="dxa"/>
          </w:tcPr>
          <w:p w14:paraId="7F469C4A" w14:textId="77777777" w:rsidR="00C74871" w:rsidRPr="00CE48E6" w:rsidRDefault="00C74871" w:rsidP="009D1FA0">
            <w:pPr>
              <w:pStyle w:val="thongthuong"/>
              <w:ind w:firstLine="0"/>
              <w:jc w:val="center"/>
              <w:rPr>
                <w:b/>
              </w:rPr>
            </w:pPr>
            <w:r w:rsidRPr="00CE48E6">
              <w:rPr>
                <w:b/>
              </w:rPr>
              <w:t>STT</w:t>
            </w:r>
          </w:p>
        </w:tc>
        <w:tc>
          <w:tcPr>
            <w:tcW w:w="2263" w:type="dxa"/>
          </w:tcPr>
          <w:p w14:paraId="52E6C6E8" w14:textId="77777777" w:rsidR="00C74871" w:rsidRPr="00CE48E6" w:rsidRDefault="00C74871" w:rsidP="009D1FA0">
            <w:pPr>
              <w:pStyle w:val="thongthuong"/>
              <w:ind w:firstLine="0"/>
              <w:jc w:val="center"/>
              <w:rPr>
                <w:b/>
              </w:rPr>
            </w:pPr>
            <w:r w:rsidRPr="00CE48E6">
              <w:rPr>
                <w:b/>
              </w:rPr>
              <w:t>Tên trường</w:t>
            </w:r>
          </w:p>
        </w:tc>
        <w:tc>
          <w:tcPr>
            <w:tcW w:w="3686" w:type="dxa"/>
          </w:tcPr>
          <w:p w14:paraId="7A698E37" w14:textId="77777777" w:rsidR="00C74871" w:rsidRPr="00CE48E6" w:rsidRDefault="00C74871" w:rsidP="009D1FA0">
            <w:pPr>
              <w:pStyle w:val="thongthuong"/>
              <w:ind w:firstLine="0"/>
              <w:jc w:val="center"/>
              <w:rPr>
                <w:b/>
              </w:rPr>
            </w:pPr>
            <w:r w:rsidRPr="00CE48E6">
              <w:rPr>
                <w:b/>
              </w:rPr>
              <w:t>Mô tả</w:t>
            </w:r>
          </w:p>
        </w:tc>
        <w:tc>
          <w:tcPr>
            <w:tcW w:w="1417" w:type="dxa"/>
          </w:tcPr>
          <w:p w14:paraId="3E81CF50" w14:textId="77777777" w:rsidR="00C74871" w:rsidRPr="00CE48E6" w:rsidRDefault="00C74871" w:rsidP="009D1FA0">
            <w:pPr>
              <w:pStyle w:val="thongthuong"/>
              <w:ind w:firstLine="0"/>
              <w:jc w:val="center"/>
              <w:rPr>
                <w:b/>
              </w:rPr>
            </w:pPr>
            <w:r w:rsidRPr="00CE48E6">
              <w:rPr>
                <w:b/>
              </w:rPr>
              <w:t>Kiểu</w:t>
            </w:r>
          </w:p>
        </w:tc>
        <w:tc>
          <w:tcPr>
            <w:tcW w:w="1418" w:type="dxa"/>
          </w:tcPr>
          <w:p w14:paraId="14FB094E" w14:textId="77777777" w:rsidR="00C74871" w:rsidRPr="00CE48E6" w:rsidRDefault="00C74871" w:rsidP="009D1FA0">
            <w:pPr>
              <w:pStyle w:val="thongthuong"/>
              <w:ind w:firstLine="0"/>
              <w:jc w:val="center"/>
              <w:rPr>
                <w:b/>
              </w:rPr>
            </w:pPr>
            <w:r w:rsidRPr="00CE48E6">
              <w:rPr>
                <w:b/>
              </w:rPr>
              <w:t>Trạng thái</w:t>
            </w:r>
          </w:p>
        </w:tc>
      </w:tr>
      <w:tr w:rsidR="00C74871" w14:paraId="2B39B657" w14:textId="77777777" w:rsidTr="00C74871">
        <w:tc>
          <w:tcPr>
            <w:tcW w:w="709" w:type="dxa"/>
          </w:tcPr>
          <w:p w14:paraId="19648F1F" w14:textId="77777777" w:rsidR="00C74871" w:rsidRDefault="00C74871" w:rsidP="009D1FA0">
            <w:pPr>
              <w:pStyle w:val="thongthuong"/>
              <w:ind w:firstLine="0"/>
              <w:jc w:val="center"/>
            </w:pPr>
            <w:r>
              <w:t>1</w:t>
            </w:r>
          </w:p>
        </w:tc>
        <w:tc>
          <w:tcPr>
            <w:tcW w:w="2263" w:type="dxa"/>
          </w:tcPr>
          <w:p w14:paraId="41D36391" w14:textId="77777777" w:rsidR="00C74871" w:rsidRDefault="00C74871" w:rsidP="009D1FA0">
            <w:pPr>
              <w:pStyle w:val="thongthuong"/>
              <w:ind w:firstLine="0"/>
            </w:pPr>
            <w:r>
              <w:t>Mã tin tức</w:t>
            </w:r>
          </w:p>
        </w:tc>
        <w:tc>
          <w:tcPr>
            <w:tcW w:w="3686" w:type="dxa"/>
          </w:tcPr>
          <w:p w14:paraId="659F7A34" w14:textId="77777777" w:rsidR="00C74871" w:rsidRDefault="00C74871" w:rsidP="009D1FA0">
            <w:pPr>
              <w:pStyle w:val="thongthuong"/>
              <w:ind w:firstLine="0"/>
            </w:pPr>
            <w:r>
              <w:t>Mã tin tức</w:t>
            </w:r>
          </w:p>
        </w:tc>
        <w:tc>
          <w:tcPr>
            <w:tcW w:w="1417" w:type="dxa"/>
          </w:tcPr>
          <w:p w14:paraId="32201680" w14:textId="77777777" w:rsidR="00C74871" w:rsidRDefault="00C74871" w:rsidP="009D1FA0">
            <w:pPr>
              <w:pStyle w:val="thongthuong"/>
              <w:ind w:firstLine="0"/>
            </w:pPr>
            <w:r>
              <w:t>Textbox</w:t>
            </w:r>
          </w:p>
        </w:tc>
        <w:tc>
          <w:tcPr>
            <w:tcW w:w="1418" w:type="dxa"/>
          </w:tcPr>
          <w:p w14:paraId="140BFEC6" w14:textId="77777777" w:rsidR="00C74871" w:rsidRDefault="00C74871" w:rsidP="009D1FA0">
            <w:pPr>
              <w:pStyle w:val="thongthuong"/>
              <w:ind w:firstLine="0"/>
            </w:pPr>
            <w:r>
              <w:t>Read-only</w:t>
            </w:r>
          </w:p>
        </w:tc>
      </w:tr>
      <w:tr w:rsidR="00C74871" w14:paraId="3232524F" w14:textId="77777777" w:rsidTr="00C74871">
        <w:tc>
          <w:tcPr>
            <w:tcW w:w="709" w:type="dxa"/>
          </w:tcPr>
          <w:p w14:paraId="6014FB39" w14:textId="77777777" w:rsidR="00C74871" w:rsidRDefault="00C74871" w:rsidP="009D1FA0">
            <w:pPr>
              <w:pStyle w:val="thongthuong"/>
              <w:ind w:firstLine="0"/>
              <w:jc w:val="center"/>
            </w:pPr>
            <w:r>
              <w:t>2</w:t>
            </w:r>
          </w:p>
        </w:tc>
        <w:tc>
          <w:tcPr>
            <w:tcW w:w="2263" w:type="dxa"/>
          </w:tcPr>
          <w:p w14:paraId="1FF6AED2" w14:textId="77777777" w:rsidR="00C74871" w:rsidRDefault="00C74871" w:rsidP="00C74871">
            <w:pPr>
              <w:pStyle w:val="thongthuong"/>
              <w:ind w:firstLine="0"/>
            </w:pPr>
            <w:r>
              <w:t>Tên tin</w:t>
            </w:r>
          </w:p>
        </w:tc>
        <w:tc>
          <w:tcPr>
            <w:tcW w:w="3686" w:type="dxa"/>
          </w:tcPr>
          <w:p w14:paraId="559D8475" w14:textId="77777777" w:rsidR="00C74871" w:rsidRDefault="00C74871" w:rsidP="00C74871">
            <w:pPr>
              <w:pStyle w:val="thongthuong"/>
              <w:ind w:firstLine="0"/>
            </w:pPr>
            <w:r>
              <w:t>Nhập tên tin tức</w:t>
            </w:r>
          </w:p>
        </w:tc>
        <w:tc>
          <w:tcPr>
            <w:tcW w:w="1417" w:type="dxa"/>
          </w:tcPr>
          <w:p w14:paraId="16EF5200" w14:textId="77777777" w:rsidR="00C74871" w:rsidRDefault="00C74871" w:rsidP="009D1FA0">
            <w:pPr>
              <w:pStyle w:val="thongthuong"/>
              <w:ind w:firstLine="0"/>
            </w:pPr>
            <w:r>
              <w:t>Textbox</w:t>
            </w:r>
          </w:p>
        </w:tc>
        <w:tc>
          <w:tcPr>
            <w:tcW w:w="1418" w:type="dxa"/>
          </w:tcPr>
          <w:p w14:paraId="76298723" w14:textId="77777777" w:rsidR="00C74871" w:rsidRDefault="00C74871" w:rsidP="009D1FA0">
            <w:pPr>
              <w:pStyle w:val="thongthuong"/>
              <w:ind w:firstLine="0"/>
            </w:pPr>
            <w:r>
              <w:t>Editable</w:t>
            </w:r>
          </w:p>
        </w:tc>
      </w:tr>
      <w:tr w:rsidR="00C74871" w14:paraId="3B5C847A" w14:textId="77777777" w:rsidTr="00C74871">
        <w:tc>
          <w:tcPr>
            <w:tcW w:w="709" w:type="dxa"/>
          </w:tcPr>
          <w:p w14:paraId="4F8C7FA2" w14:textId="77777777" w:rsidR="00C74871" w:rsidRDefault="00C74871" w:rsidP="009D1FA0">
            <w:pPr>
              <w:pStyle w:val="thongthuong"/>
              <w:ind w:firstLine="0"/>
              <w:jc w:val="center"/>
            </w:pPr>
            <w:r>
              <w:t>3</w:t>
            </w:r>
          </w:p>
        </w:tc>
        <w:tc>
          <w:tcPr>
            <w:tcW w:w="2263" w:type="dxa"/>
          </w:tcPr>
          <w:p w14:paraId="5C094902" w14:textId="77777777" w:rsidR="00C74871" w:rsidRDefault="00C74871" w:rsidP="009D1FA0">
            <w:pPr>
              <w:pStyle w:val="thongthuong"/>
              <w:ind w:firstLine="0"/>
            </w:pPr>
            <w:r>
              <w:t>Thuộc hoạt động</w:t>
            </w:r>
          </w:p>
        </w:tc>
        <w:tc>
          <w:tcPr>
            <w:tcW w:w="3686" w:type="dxa"/>
          </w:tcPr>
          <w:p w14:paraId="6B42C5CA" w14:textId="77777777" w:rsidR="00C74871" w:rsidRDefault="00C74871" w:rsidP="009D1FA0">
            <w:pPr>
              <w:pStyle w:val="thongthuong"/>
              <w:ind w:firstLine="0"/>
            </w:pPr>
            <w:r>
              <w:t>Tin tức thuộc hoạt động nào</w:t>
            </w:r>
          </w:p>
        </w:tc>
        <w:tc>
          <w:tcPr>
            <w:tcW w:w="1417" w:type="dxa"/>
          </w:tcPr>
          <w:p w14:paraId="7BAABE15" w14:textId="77777777" w:rsidR="00C74871" w:rsidRDefault="00C74871" w:rsidP="009D1FA0">
            <w:pPr>
              <w:pStyle w:val="thongthuong"/>
              <w:ind w:firstLine="0"/>
            </w:pPr>
            <w:r>
              <w:t>Dropdown</w:t>
            </w:r>
          </w:p>
        </w:tc>
        <w:tc>
          <w:tcPr>
            <w:tcW w:w="1418" w:type="dxa"/>
          </w:tcPr>
          <w:p w14:paraId="604B1474" w14:textId="77777777" w:rsidR="00C74871" w:rsidRDefault="00C74871" w:rsidP="009D1FA0">
            <w:pPr>
              <w:pStyle w:val="thongthuong"/>
              <w:ind w:firstLine="0"/>
            </w:pPr>
            <w:r>
              <w:t>Editable</w:t>
            </w:r>
          </w:p>
        </w:tc>
      </w:tr>
      <w:tr w:rsidR="00C74871" w14:paraId="7A1B8106" w14:textId="77777777" w:rsidTr="00C74871">
        <w:tc>
          <w:tcPr>
            <w:tcW w:w="709" w:type="dxa"/>
          </w:tcPr>
          <w:p w14:paraId="67530A18" w14:textId="77777777" w:rsidR="00C74871" w:rsidRDefault="00C74871" w:rsidP="009D1FA0">
            <w:pPr>
              <w:pStyle w:val="thongthuong"/>
              <w:ind w:firstLine="0"/>
              <w:jc w:val="center"/>
            </w:pPr>
            <w:r>
              <w:t>4</w:t>
            </w:r>
          </w:p>
        </w:tc>
        <w:tc>
          <w:tcPr>
            <w:tcW w:w="2263" w:type="dxa"/>
          </w:tcPr>
          <w:p w14:paraId="77B72962" w14:textId="77777777" w:rsidR="00C74871" w:rsidRDefault="00C74871" w:rsidP="009D1FA0">
            <w:pPr>
              <w:pStyle w:val="thongthuong"/>
              <w:ind w:firstLine="0"/>
            </w:pPr>
            <w:r>
              <w:t>Tiêu đề thông báo</w:t>
            </w:r>
          </w:p>
        </w:tc>
        <w:tc>
          <w:tcPr>
            <w:tcW w:w="3686" w:type="dxa"/>
          </w:tcPr>
          <w:p w14:paraId="48BB9FAB" w14:textId="77777777" w:rsidR="00C74871" w:rsidRDefault="00C74871" w:rsidP="00C74871">
            <w:pPr>
              <w:pStyle w:val="thongthuong"/>
              <w:ind w:firstLine="0"/>
            </w:pPr>
            <w:r>
              <w:t>Nhập tiêu đề thông báo</w:t>
            </w:r>
          </w:p>
        </w:tc>
        <w:tc>
          <w:tcPr>
            <w:tcW w:w="1417" w:type="dxa"/>
          </w:tcPr>
          <w:p w14:paraId="60E941C1" w14:textId="77777777" w:rsidR="00C74871" w:rsidRDefault="00C74871" w:rsidP="009D1FA0">
            <w:pPr>
              <w:pStyle w:val="thongthuong"/>
              <w:ind w:firstLine="0"/>
            </w:pPr>
            <w:r>
              <w:t>Textbox</w:t>
            </w:r>
          </w:p>
        </w:tc>
        <w:tc>
          <w:tcPr>
            <w:tcW w:w="1418" w:type="dxa"/>
          </w:tcPr>
          <w:p w14:paraId="6F8C72C2" w14:textId="77777777" w:rsidR="00C74871" w:rsidRDefault="00C74871" w:rsidP="009D1FA0">
            <w:pPr>
              <w:pStyle w:val="thongthuong"/>
              <w:ind w:firstLine="0"/>
            </w:pPr>
            <w:r>
              <w:t>Editable</w:t>
            </w:r>
          </w:p>
        </w:tc>
      </w:tr>
      <w:tr w:rsidR="00C74871" w14:paraId="0DF0387A" w14:textId="77777777" w:rsidTr="00C74871">
        <w:tc>
          <w:tcPr>
            <w:tcW w:w="709" w:type="dxa"/>
          </w:tcPr>
          <w:p w14:paraId="0C31A976" w14:textId="77777777" w:rsidR="00C74871" w:rsidRDefault="00C74871" w:rsidP="009D1FA0">
            <w:pPr>
              <w:pStyle w:val="thongthuong"/>
              <w:ind w:firstLine="0"/>
              <w:jc w:val="center"/>
            </w:pPr>
            <w:r>
              <w:t>5</w:t>
            </w:r>
          </w:p>
        </w:tc>
        <w:tc>
          <w:tcPr>
            <w:tcW w:w="2263" w:type="dxa"/>
          </w:tcPr>
          <w:p w14:paraId="683EC518" w14:textId="77777777" w:rsidR="00C74871" w:rsidRDefault="00C74871" w:rsidP="009D1FA0">
            <w:pPr>
              <w:pStyle w:val="thongthuong"/>
              <w:ind w:firstLine="0"/>
            </w:pPr>
            <w:r>
              <w:t>Đối tượng nhận thông báo</w:t>
            </w:r>
          </w:p>
        </w:tc>
        <w:tc>
          <w:tcPr>
            <w:tcW w:w="3686" w:type="dxa"/>
          </w:tcPr>
          <w:p w14:paraId="4B1C1085" w14:textId="77777777" w:rsidR="00C74871" w:rsidRDefault="00C74871" w:rsidP="009D1FA0">
            <w:pPr>
              <w:pStyle w:val="thongthuong"/>
              <w:ind w:firstLine="0"/>
            </w:pPr>
            <w:r>
              <w:t>Chọn đối tượng nhận thông báo</w:t>
            </w:r>
          </w:p>
        </w:tc>
        <w:tc>
          <w:tcPr>
            <w:tcW w:w="1417" w:type="dxa"/>
          </w:tcPr>
          <w:p w14:paraId="0EB2A040" w14:textId="77777777" w:rsidR="00C74871" w:rsidRDefault="00C74871" w:rsidP="009D1FA0">
            <w:pPr>
              <w:pStyle w:val="thongthuong"/>
              <w:ind w:firstLine="0"/>
            </w:pPr>
            <w:r>
              <w:t>Dropdown</w:t>
            </w:r>
          </w:p>
        </w:tc>
        <w:tc>
          <w:tcPr>
            <w:tcW w:w="1418" w:type="dxa"/>
          </w:tcPr>
          <w:p w14:paraId="75BA7A3C" w14:textId="77777777" w:rsidR="00C74871" w:rsidRDefault="00C74871" w:rsidP="009D1FA0">
            <w:pPr>
              <w:pStyle w:val="thongthuong"/>
              <w:ind w:firstLine="0"/>
            </w:pPr>
            <w:r>
              <w:t>Editable</w:t>
            </w:r>
          </w:p>
        </w:tc>
      </w:tr>
      <w:tr w:rsidR="00C74871" w14:paraId="2A3D6AA7" w14:textId="77777777" w:rsidTr="00C74871">
        <w:tc>
          <w:tcPr>
            <w:tcW w:w="709" w:type="dxa"/>
          </w:tcPr>
          <w:p w14:paraId="53B34A5B" w14:textId="77777777" w:rsidR="00C74871" w:rsidRDefault="00C74871" w:rsidP="009D1FA0">
            <w:pPr>
              <w:pStyle w:val="thongthuong"/>
              <w:ind w:firstLine="0"/>
              <w:jc w:val="center"/>
            </w:pPr>
            <w:r>
              <w:t>6</w:t>
            </w:r>
          </w:p>
        </w:tc>
        <w:tc>
          <w:tcPr>
            <w:tcW w:w="2263" w:type="dxa"/>
          </w:tcPr>
          <w:p w14:paraId="20385B14" w14:textId="77777777" w:rsidR="00C74871" w:rsidRDefault="00C74871" w:rsidP="009D1FA0">
            <w:pPr>
              <w:pStyle w:val="thongthuong"/>
              <w:ind w:firstLine="0"/>
            </w:pPr>
            <w:r>
              <w:t>Hình ảnh/video</w:t>
            </w:r>
          </w:p>
        </w:tc>
        <w:tc>
          <w:tcPr>
            <w:tcW w:w="3686" w:type="dxa"/>
          </w:tcPr>
          <w:p w14:paraId="2D0AD5D3" w14:textId="77777777" w:rsidR="00C74871" w:rsidRDefault="00C74871" w:rsidP="009D1FA0">
            <w:pPr>
              <w:pStyle w:val="thongthuong"/>
              <w:ind w:firstLine="0"/>
            </w:pPr>
            <w:r>
              <w:t>Chọn ảnh/video</w:t>
            </w:r>
          </w:p>
        </w:tc>
        <w:tc>
          <w:tcPr>
            <w:tcW w:w="1417" w:type="dxa"/>
          </w:tcPr>
          <w:p w14:paraId="13B9C50A" w14:textId="77777777" w:rsidR="00C74871" w:rsidRDefault="00C74871" w:rsidP="009D1FA0">
            <w:pPr>
              <w:pStyle w:val="thongthuong"/>
              <w:ind w:firstLine="0"/>
            </w:pPr>
            <w:r>
              <w:t>File</w:t>
            </w:r>
          </w:p>
        </w:tc>
        <w:tc>
          <w:tcPr>
            <w:tcW w:w="1418" w:type="dxa"/>
          </w:tcPr>
          <w:p w14:paraId="58C8CBC0" w14:textId="77777777" w:rsidR="00C74871" w:rsidRDefault="00C74871" w:rsidP="009D1FA0">
            <w:pPr>
              <w:pStyle w:val="thongthuong"/>
              <w:ind w:firstLine="0"/>
            </w:pPr>
            <w:r>
              <w:t>Editable</w:t>
            </w:r>
          </w:p>
        </w:tc>
      </w:tr>
      <w:tr w:rsidR="00C74871" w14:paraId="092BCDDD" w14:textId="77777777" w:rsidTr="00C74871">
        <w:tc>
          <w:tcPr>
            <w:tcW w:w="709" w:type="dxa"/>
          </w:tcPr>
          <w:p w14:paraId="113163B6" w14:textId="77777777" w:rsidR="00C74871" w:rsidRDefault="00C74871" w:rsidP="009D1FA0">
            <w:pPr>
              <w:pStyle w:val="thongthuong"/>
              <w:ind w:firstLine="0"/>
              <w:jc w:val="center"/>
            </w:pPr>
            <w:r>
              <w:t>7</w:t>
            </w:r>
          </w:p>
        </w:tc>
        <w:tc>
          <w:tcPr>
            <w:tcW w:w="2263" w:type="dxa"/>
          </w:tcPr>
          <w:p w14:paraId="2ECAE4D5" w14:textId="77777777" w:rsidR="00C74871" w:rsidRDefault="00C74871" w:rsidP="009D1FA0">
            <w:pPr>
              <w:pStyle w:val="thongthuong"/>
              <w:ind w:firstLine="0"/>
            </w:pPr>
            <w:r>
              <w:t>Nội dung</w:t>
            </w:r>
          </w:p>
        </w:tc>
        <w:tc>
          <w:tcPr>
            <w:tcW w:w="3686" w:type="dxa"/>
          </w:tcPr>
          <w:p w14:paraId="38B97D32" w14:textId="77777777" w:rsidR="00C74871" w:rsidRDefault="00C74871" w:rsidP="009D1FA0">
            <w:pPr>
              <w:pStyle w:val="thongthuong"/>
              <w:ind w:firstLine="0"/>
            </w:pPr>
            <w:r>
              <w:t>Nhập nội dung</w:t>
            </w:r>
          </w:p>
        </w:tc>
        <w:tc>
          <w:tcPr>
            <w:tcW w:w="1417" w:type="dxa"/>
          </w:tcPr>
          <w:p w14:paraId="3F04BB62" w14:textId="77777777" w:rsidR="00C74871" w:rsidRDefault="00C74871" w:rsidP="009D1FA0">
            <w:pPr>
              <w:pStyle w:val="thongthuong"/>
              <w:ind w:firstLine="0"/>
            </w:pPr>
            <w:r>
              <w:t>Textarea</w:t>
            </w:r>
          </w:p>
        </w:tc>
        <w:tc>
          <w:tcPr>
            <w:tcW w:w="1418" w:type="dxa"/>
          </w:tcPr>
          <w:p w14:paraId="33957EBC" w14:textId="77777777" w:rsidR="00C74871" w:rsidRDefault="00C74871" w:rsidP="009D1FA0">
            <w:pPr>
              <w:pStyle w:val="thongthuong"/>
              <w:ind w:firstLine="0"/>
            </w:pPr>
            <w:r>
              <w:t>Editable</w:t>
            </w:r>
          </w:p>
        </w:tc>
      </w:tr>
      <w:tr w:rsidR="00C74871" w14:paraId="28086AF6" w14:textId="77777777" w:rsidTr="00C74871">
        <w:tc>
          <w:tcPr>
            <w:tcW w:w="709" w:type="dxa"/>
          </w:tcPr>
          <w:p w14:paraId="70854969" w14:textId="77777777" w:rsidR="00C74871" w:rsidRDefault="00C74871" w:rsidP="009D1FA0">
            <w:pPr>
              <w:pStyle w:val="thongthuong"/>
              <w:ind w:firstLine="0"/>
              <w:jc w:val="center"/>
            </w:pPr>
            <w:r>
              <w:t>8</w:t>
            </w:r>
          </w:p>
        </w:tc>
        <w:tc>
          <w:tcPr>
            <w:tcW w:w="2263" w:type="dxa"/>
          </w:tcPr>
          <w:p w14:paraId="445E2ED7" w14:textId="77777777" w:rsidR="00C74871" w:rsidRDefault="00C74871" w:rsidP="009D1FA0">
            <w:pPr>
              <w:pStyle w:val="thongthuong"/>
              <w:ind w:firstLine="0"/>
            </w:pPr>
            <w:r>
              <w:t>Đăng tải</w:t>
            </w:r>
          </w:p>
        </w:tc>
        <w:tc>
          <w:tcPr>
            <w:tcW w:w="3686" w:type="dxa"/>
          </w:tcPr>
          <w:p w14:paraId="6C37C4F2" w14:textId="77777777" w:rsidR="00C74871" w:rsidRDefault="00C74871" w:rsidP="009D1FA0">
            <w:pPr>
              <w:pStyle w:val="thongthuong"/>
              <w:ind w:firstLine="0"/>
            </w:pPr>
            <w:r>
              <w:t>Lưu thông tin hoạt động</w:t>
            </w:r>
          </w:p>
        </w:tc>
        <w:tc>
          <w:tcPr>
            <w:tcW w:w="1417" w:type="dxa"/>
          </w:tcPr>
          <w:p w14:paraId="328B65C3" w14:textId="77777777" w:rsidR="00C74871" w:rsidRDefault="00C74871" w:rsidP="009D1FA0">
            <w:pPr>
              <w:pStyle w:val="thongthuong"/>
              <w:ind w:firstLine="0"/>
            </w:pPr>
            <w:r>
              <w:t>Button</w:t>
            </w:r>
          </w:p>
        </w:tc>
        <w:tc>
          <w:tcPr>
            <w:tcW w:w="1418" w:type="dxa"/>
          </w:tcPr>
          <w:p w14:paraId="28CBA868" w14:textId="77777777" w:rsidR="00C74871" w:rsidRDefault="00C74871" w:rsidP="009D1FA0">
            <w:pPr>
              <w:pStyle w:val="thongthuong"/>
              <w:ind w:firstLine="0"/>
            </w:pPr>
            <w:r>
              <w:t>Onclick</w:t>
            </w:r>
          </w:p>
        </w:tc>
      </w:tr>
    </w:tbl>
    <w:p w14:paraId="65FC164A" w14:textId="77777777" w:rsidR="00C74871" w:rsidRDefault="00C74871" w:rsidP="00C74871">
      <w:r>
        <w:rPr>
          <w:noProof/>
        </w:rPr>
        <w:lastRenderedPageBreak/>
        <w:drawing>
          <wp:inline distT="0" distB="0" distL="0" distR="0" wp14:anchorId="312F5002" wp14:editId="7F1D3583">
            <wp:extent cx="3209925" cy="2203394"/>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hêm mới khảo sát.PNG"/>
                    <pic:cNvPicPr/>
                  </pic:nvPicPr>
                  <pic:blipFill>
                    <a:blip r:embed="rId42">
                      <a:extLst>
                        <a:ext uri="{28A0092B-C50C-407E-A947-70E740481C1C}">
                          <a14:useLocalDpi xmlns:a14="http://schemas.microsoft.com/office/drawing/2010/main" val="0"/>
                        </a:ext>
                      </a:extLst>
                    </a:blip>
                    <a:stretch>
                      <a:fillRect/>
                    </a:stretch>
                  </pic:blipFill>
                  <pic:spPr>
                    <a:xfrm>
                      <a:off x="0" y="0"/>
                      <a:ext cx="3217144" cy="2208349"/>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2263"/>
        <w:gridCol w:w="3686"/>
        <w:gridCol w:w="1417"/>
        <w:gridCol w:w="1418"/>
      </w:tblGrid>
      <w:tr w:rsidR="00C74871" w:rsidRPr="00CE48E6" w14:paraId="78B2FD6F" w14:textId="77777777" w:rsidTr="00C74871">
        <w:tc>
          <w:tcPr>
            <w:tcW w:w="709" w:type="dxa"/>
          </w:tcPr>
          <w:p w14:paraId="12EFF432" w14:textId="77777777" w:rsidR="00C74871" w:rsidRPr="00CE48E6" w:rsidRDefault="00C74871" w:rsidP="009D1FA0">
            <w:pPr>
              <w:pStyle w:val="thongthuong"/>
              <w:ind w:firstLine="0"/>
              <w:jc w:val="center"/>
              <w:rPr>
                <w:b/>
              </w:rPr>
            </w:pPr>
            <w:r w:rsidRPr="00CE48E6">
              <w:rPr>
                <w:b/>
              </w:rPr>
              <w:t>STT</w:t>
            </w:r>
          </w:p>
        </w:tc>
        <w:tc>
          <w:tcPr>
            <w:tcW w:w="2263" w:type="dxa"/>
          </w:tcPr>
          <w:p w14:paraId="1A77D771" w14:textId="77777777" w:rsidR="00C74871" w:rsidRPr="00CE48E6" w:rsidRDefault="00C74871" w:rsidP="009D1FA0">
            <w:pPr>
              <w:pStyle w:val="thongthuong"/>
              <w:ind w:firstLine="0"/>
              <w:jc w:val="center"/>
              <w:rPr>
                <w:b/>
              </w:rPr>
            </w:pPr>
            <w:r w:rsidRPr="00CE48E6">
              <w:rPr>
                <w:b/>
              </w:rPr>
              <w:t>Tên trường</w:t>
            </w:r>
          </w:p>
        </w:tc>
        <w:tc>
          <w:tcPr>
            <w:tcW w:w="3686" w:type="dxa"/>
          </w:tcPr>
          <w:p w14:paraId="0290C326" w14:textId="77777777" w:rsidR="00C74871" w:rsidRPr="00CE48E6" w:rsidRDefault="00C74871" w:rsidP="009D1FA0">
            <w:pPr>
              <w:pStyle w:val="thongthuong"/>
              <w:ind w:firstLine="0"/>
              <w:jc w:val="center"/>
              <w:rPr>
                <w:b/>
              </w:rPr>
            </w:pPr>
            <w:r w:rsidRPr="00CE48E6">
              <w:rPr>
                <w:b/>
              </w:rPr>
              <w:t>Mô tả</w:t>
            </w:r>
          </w:p>
        </w:tc>
        <w:tc>
          <w:tcPr>
            <w:tcW w:w="1417" w:type="dxa"/>
          </w:tcPr>
          <w:p w14:paraId="069B4C05" w14:textId="77777777" w:rsidR="00C74871" w:rsidRPr="00CE48E6" w:rsidRDefault="00C74871" w:rsidP="009D1FA0">
            <w:pPr>
              <w:pStyle w:val="thongthuong"/>
              <w:ind w:firstLine="0"/>
              <w:jc w:val="center"/>
              <w:rPr>
                <w:b/>
              </w:rPr>
            </w:pPr>
            <w:r w:rsidRPr="00CE48E6">
              <w:rPr>
                <w:b/>
              </w:rPr>
              <w:t>Kiểu</w:t>
            </w:r>
          </w:p>
        </w:tc>
        <w:tc>
          <w:tcPr>
            <w:tcW w:w="1418" w:type="dxa"/>
          </w:tcPr>
          <w:p w14:paraId="0EC00CAD" w14:textId="77777777" w:rsidR="00C74871" w:rsidRPr="00CE48E6" w:rsidRDefault="00C74871" w:rsidP="009D1FA0">
            <w:pPr>
              <w:pStyle w:val="thongthuong"/>
              <w:ind w:firstLine="0"/>
              <w:jc w:val="center"/>
              <w:rPr>
                <w:b/>
              </w:rPr>
            </w:pPr>
            <w:r w:rsidRPr="00CE48E6">
              <w:rPr>
                <w:b/>
              </w:rPr>
              <w:t>Trạng thái</w:t>
            </w:r>
          </w:p>
        </w:tc>
      </w:tr>
      <w:tr w:rsidR="00C74871" w14:paraId="30A1FAB3" w14:textId="77777777" w:rsidTr="00C74871">
        <w:tc>
          <w:tcPr>
            <w:tcW w:w="709" w:type="dxa"/>
          </w:tcPr>
          <w:p w14:paraId="05B18FEA" w14:textId="77777777" w:rsidR="00C74871" w:rsidRDefault="00C74871" w:rsidP="009D1FA0">
            <w:pPr>
              <w:pStyle w:val="thongthuong"/>
              <w:ind w:firstLine="0"/>
              <w:jc w:val="center"/>
            </w:pPr>
            <w:r>
              <w:t>1</w:t>
            </w:r>
          </w:p>
        </w:tc>
        <w:tc>
          <w:tcPr>
            <w:tcW w:w="2263" w:type="dxa"/>
          </w:tcPr>
          <w:p w14:paraId="07EAB431" w14:textId="77777777" w:rsidR="00C74871" w:rsidRDefault="00C74871" w:rsidP="00C74871">
            <w:pPr>
              <w:pStyle w:val="thongthuong"/>
              <w:ind w:firstLine="0"/>
            </w:pPr>
            <w:r>
              <w:t>Mã khảo sát</w:t>
            </w:r>
          </w:p>
        </w:tc>
        <w:tc>
          <w:tcPr>
            <w:tcW w:w="3686" w:type="dxa"/>
          </w:tcPr>
          <w:p w14:paraId="520F6769" w14:textId="77777777" w:rsidR="00C74871" w:rsidRDefault="00C74871" w:rsidP="00C74871">
            <w:pPr>
              <w:pStyle w:val="thongthuong"/>
              <w:ind w:firstLine="0"/>
            </w:pPr>
            <w:r>
              <w:t>Mã khảo sát</w:t>
            </w:r>
          </w:p>
        </w:tc>
        <w:tc>
          <w:tcPr>
            <w:tcW w:w="1417" w:type="dxa"/>
          </w:tcPr>
          <w:p w14:paraId="33FEF60C" w14:textId="77777777" w:rsidR="00C74871" w:rsidRDefault="00C74871" w:rsidP="009D1FA0">
            <w:pPr>
              <w:pStyle w:val="thongthuong"/>
              <w:ind w:firstLine="0"/>
            </w:pPr>
            <w:r>
              <w:t>Textbox</w:t>
            </w:r>
          </w:p>
        </w:tc>
        <w:tc>
          <w:tcPr>
            <w:tcW w:w="1418" w:type="dxa"/>
          </w:tcPr>
          <w:p w14:paraId="5731E819" w14:textId="77777777" w:rsidR="00C74871" w:rsidRDefault="00C74871" w:rsidP="009D1FA0">
            <w:pPr>
              <w:pStyle w:val="thongthuong"/>
              <w:ind w:firstLine="0"/>
            </w:pPr>
            <w:r>
              <w:t>Read-only</w:t>
            </w:r>
          </w:p>
        </w:tc>
      </w:tr>
      <w:tr w:rsidR="00C74871" w14:paraId="40DFF46D" w14:textId="77777777" w:rsidTr="00C74871">
        <w:tc>
          <w:tcPr>
            <w:tcW w:w="709" w:type="dxa"/>
          </w:tcPr>
          <w:p w14:paraId="511B62EB" w14:textId="77777777" w:rsidR="00C74871" w:rsidRDefault="00C74871" w:rsidP="009D1FA0">
            <w:pPr>
              <w:pStyle w:val="thongthuong"/>
              <w:ind w:firstLine="0"/>
              <w:jc w:val="center"/>
            </w:pPr>
            <w:r>
              <w:t>2</w:t>
            </w:r>
          </w:p>
        </w:tc>
        <w:tc>
          <w:tcPr>
            <w:tcW w:w="2263" w:type="dxa"/>
          </w:tcPr>
          <w:p w14:paraId="22AEAC90" w14:textId="77777777" w:rsidR="00C74871" w:rsidRDefault="00C74871" w:rsidP="00C74871">
            <w:pPr>
              <w:pStyle w:val="thongthuong"/>
              <w:ind w:firstLine="0"/>
            </w:pPr>
            <w:r>
              <w:t>Tên khảo sát</w:t>
            </w:r>
          </w:p>
        </w:tc>
        <w:tc>
          <w:tcPr>
            <w:tcW w:w="3686" w:type="dxa"/>
          </w:tcPr>
          <w:p w14:paraId="221EC5F7" w14:textId="77777777" w:rsidR="00C74871" w:rsidRDefault="00C74871" w:rsidP="00C74871">
            <w:pPr>
              <w:pStyle w:val="thongthuong"/>
              <w:ind w:firstLine="0"/>
            </w:pPr>
            <w:r>
              <w:t>Nhập tên khảo sát</w:t>
            </w:r>
          </w:p>
        </w:tc>
        <w:tc>
          <w:tcPr>
            <w:tcW w:w="1417" w:type="dxa"/>
          </w:tcPr>
          <w:p w14:paraId="119D4A4F" w14:textId="77777777" w:rsidR="00C74871" w:rsidRDefault="00C74871" w:rsidP="009D1FA0">
            <w:pPr>
              <w:pStyle w:val="thongthuong"/>
              <w:ind w:firstLine="0"/>
            </w:pPr>
            <w:r>
              <w:t>Textbox</w:t>
            </w:r>
          </w:p>
        </w:tc>
        <w:tc>
          <w:tcPr>
            <w:tcW w:w="1418" w:type="dxa"/>
          </w:tcPr>
          <w:p w14:paraId="5A38674E" w14:textId="77777777" w:rsidR="00C74871" w:rsidRDefault="00C74871" w:rsidP="009D1FA0">
            <w:pPr>
              <w:pStyle w:val="thongthuong"/>
              <w:ind w:firstLine="0"/>
            </w:pPr>
            <w:r>
              <w:t>Editable</w:t>
            </w:r>
          </w:p>
        </w:tc>
      </w:tr>
      <w:tr w:rsidR="00C74871" w14:paraId="66780818" w14:textId="77777777" w:rsidTr="00C74871">
        <w:tc>
          <w:tcPr>
            <w:tcW w:w="709" w:type="dxa"/>
          </w:tcPr>
          <w:p w14:paraId="6AB0D24F" w14:textId="77777777" w:rsidR="00C74871" w:rsidRDefault="00C74871" w:rsidP="009D1FA0">
            <w:pPr>
              <w:pStyle w:val="thongthuong"/>
              <w:ind w:firstLine="0"/>
              <w:jc w:val="center"/>
            </w:pPr>
            <w:r>
              <w:t>3</w:t>
            </w:r>
          </w:p>
        </w:tc>
        <w:tc>
          <w:tcPr>
            <w:tcW w:w="2263" w:type="dxa"/>
          </w:tcPr>
          <w:p w14:paraId="1C81234D" w14:textId="77777777" w:rsidR="00C74871" w:rsidRDefault="00C74871" w:rsidP="009D1FA0">
            <w:pPr>
              <w:pStyle w:val="thongthuong"/>
              <w:ind w:firstLine="0"/>
            </w:pPr>
            <w:r>
              <w:t>Thời gian bắt đầu</w:t>
            </w:r>
          </w:p>
        </w:tc>
        <w:tc>
          <w:tcPr>
            <w:tcW w:w="3686" w:type="dxa"/>
          </w:tcPr>
          <w:p w14:paraId="21340B74" w14:textId="77777777" w:rsidR="00C74871" w:rsidRDefault="00C74871" w:rsidP="009D1FA0">
            <w:pPr>
              <w:pStyle w:val="thongthuong"/>
              <w:ind w:firstLine="0"/>
            </w:pPr>
            <w:r>
              <w:t>Thời gian mở khảo sát</w:t>
            </w:r>
          </w:p>
        </w:tc>
        <w:tc>
          <w:tcPr>
            <w:tcW w:w="1417" w:type="dxa"/>
          </w:tcPr>
          <w:p w14:paraId="64A829BF" w14:textId="77777777" w:rsidR="00C74871" w:rsidRDefault="00C74871" w:rsidP="009D1FA0">
            <w:pPr>
              <w:pStyle w:val="thongthuong"/>
              <w:ind w:firstLine="0"/>
            </w:pPr>
            <w:r>
              <w:t>Datetime</w:t>
            </w:r>
          </w:p>
        </w:tc>
        <w:tc>
          <w:tcPr>
            <w:tcW w:w="1418" w:type="dxa"/>
          </w:tcPr>
          <w:p w14:paraId="22565E9A" w14:textId="77777777" w:rsidR="00C74871" w:rsidRDefault="00C74871" w:rsidP="009D1FA0">
            <w:pPr>
              <w:pStyle w:val="thongthuong"/>
              <w:ind w:firstLine="0"/>
            </w:pPr>
            <w:r>
              <w:t>Editable</w:t>
            </w:r>
          </w:p>
        </w:tc>
      </w:tr>
      <w:tr w:rsidR="00C74871" w14:paraId="30682EC8" w14:textId="77777777" w:rsidTr="00C74871">
        <w:tc>
          <w:tcPr>
            <w:tcW w:w="709" w:type="dxa"/>
          </w:tcPr>
          <w:p w14:paraId="25DB6BDE" w14:textId="77777777" w:rsidR="00C74871" w:rsidRDefault="00C74871" w:rsidP="009D1FA0">
            <w:pPr>
              <w:pStyle w:val="thongthuong"/>
              <w:ind w:firstLine="0"/>
              <w:jc w:val="center"/>
            </w:pPr>
            <w:r>
              <w:t>4</w:t>
            </w:r>
          </w:p>
        </w:tc>
        <w:tc>
          <w:tcPr>
            <w:tcW w:w="2263" w:type="dxa"/>
          </w:tcPr>
          <w:p w14:paraId="6DC5F3BF" w14:textId="77777777" w:rsidR="00C74871" w:rsidRDefault="00C74871" w:rsidP="009D1FA0">
            <w:pPr>
              <w:pStyle w:val="thongthuong"/>
              <w:ind w:firstLine="0"/>
            </w:pPr>
            <w:r>
              <w:t>Thời gian kết thúc</w:t>
            </w:r>
          </w:p>
        </w:tc>
        <w:tc>
          <w:tcPr>
            <w:tcW w:w="3686" w:type="dxa"/>
          </w:tcPr>
          <w:p w14:paraId="5E24C6E5" w14:textId="77777777" w:rsidR="00C74871" w:rsidRDefault="00C74871" w:rsidP="009D1FA0">
            <w:pPr>
              <w:pStyle w:val="thongthuong"/>
              <w:ind w:firstLine="0"/>
            </w:pPr>
            <w:r>
              <w:t>Thời gian đóng khảo sát</w:t>
            </w:r>
          </w:p>
        </w:tc>
        <w:tc>
          <w:tcPr>
            <w:tcW w:w="1417" w:type="dxa"/>
          </w:tcPr>
          <w:p w14:paraId="43EF173B" w14:textId="77777777" w:rsidR="00C74871" w:rsidRDefault="00C74871" w:rsidP="009D1FA0">
            <w:pPr>
              <w:pStyle w:val="thongthuong"/>
              <w:ind w:firstLine="0"/>
            </w:pPr>
            <w:r>
              <w:t>Datetime</w:t>
            </w:r>
          </w:p>
        </w:tc>
        <w:tc>
          <w:tcPr>
            <w:tcW w:w="1418" w:type="dxa"/>
          </w:tcPr>
          <w:p w14:paraId="465B1CAF" w14:textId="77777777" w:rsidR="00C74871" w:rsidRDefault="00C74871" w:rsidP="009D1FA0">
            <w:pPr>
              <w:pStyle w:val="thongthuong"/>
              <w:ind w:firstLine="0"/>
            </w:pPr>
            <w:r>
              <w:t>Editable</w:t>
            </w:r>
          </w:p>
        </w:tc>
      </w:tr>
      <w:tr w:rsidR="00C74871" w14:paraId="479AB74F" w14:textId="77777777" w:rsidTr="00C74871">
        <w:tc>
          <w:tcPr>
            <w:tcW w:w="709" w:type="dxa"/>
          </w:tcPr>
          <w:p w14:paraId="27D773E4" w14:textId="77777777" w:rsidR="00C74871" w:rsidRDefault="00C74871" w:rsidP="009D1FA0">
            <w:pPr>
              <w:pStyle w:val="thongthuong"/>
              <w:ind w:firstLine="0"/>
              <w:jc w:val="center"/>
            </w:pPr>
            <w:r>
              <w:t>5</w:t>
            </w:r>
          </w:p>
        </w:tc>
        <w:tc>
          <w:tcPr>
            <w:tcW w:w="2263" w:type="dxa"/>
          </w:tcPr>
          <w:p w14:paraId="0F85C560" w14:textId="77777777" w:rsidR="00C74871" w:rsidRDefault="00C74871" w:rsidP="009D1FA0">
            <w:pPr>
              <w:pStyle w:val="thongthuong"/>
              <w:ind w:firstLine="0"/>
            </w:pPr>
            <w:r>
              <w:t>Thuộc nhà tài trợ</w:t>
            </w:r>
          </w:p>
        </w:tc>
        <w:tc>
          <w:tcPr>
            <w:tcW w:w="3686" w:type="dxa"/>
          </w:tcPr>
          <w:p w14:paraId="19F1BBA9" w14:textId="77777777" w:rsidR="00C74871" w:rsidRDefault="00C74871" w:rsidP="00C74871">
            <w:pPr>
              <w:pStyle w:val="thongthuong"/>
              <w:ind w:firstLine="0"/>
            </w:pPr>
            <w:r>
              <w:t>Chọn nhà tài trợ của khảo sát</w:t>
            </w:r>
          </w:p>
        </w:tc>
        <w:tc>
          <w:tcPr>
            <w:tcW w:w="1417" w:type="dxa"/>
          </w:tcPr>
          <w:p w14:paraId="69B8F651" w14:textId="77777777" w:rsidR="00C74871" w:rsidRDefault="00C74871" w:rsidP="009D1FA0">
            <w:pPr>
              <w:pStyle w:val="thongthuong"/>
              <w:ind w:firstLine="0"/>
            </w:pPr>
            <w:r>
              <w:t>Dropdown</w:t>
            </w:r>
          </w:p>
        </w:tc>
        <w:tc>
          <w:tcPr>
            <w:tcW w:w="1418" w:type="dxa"/>
          </w:tcPr>
          <w:p w14:paraId="77CE7CE8" w14:textId="77777777" w:rsidR="00C74871" w:rsidRDefault="00C74871" w:rsidP="009D1FA0">
            <w:pPr>
              <w:pStyle w:val="thongthuong"/>
              <w:ind w:firstLine="0"/>
            </w:pPr>
            <w:r>
              <w:t>Editable</w:t>
            </w:r>
          </w:p>
        </w:tc>
      </w:tr>
      <w:tr w:rsidR="00C74871" w14:paraId="50EC335D" w14:textId="77777777" w:rsidTr="00C74871">
        <w:tc>
          <w:tcPr>
            <w:tcW w:w="709" w:type="dxa"/>
          </w:tcPr>
          <w:p w14:paraId="15772240" w14:textId="77777777" w:rsidR="00C74871" w:rsidRDefault="00C74871" w:rsidP="009D1FA0">
            <w:pPr>
              <w:pStyle w:val="thongthuong"/>
              <w:ind w:firstLine="0"/>
              <w:jc w:val="center"/>
            </w:pPr>
            <w:r>
              <w:t>6</w:t>
            </w:r>
          </w:p>
        </w:tc>
        <w:tc>
          <w:tcPr>
            <w:tcW w:w="2263" w:type="dxa"/>
          </w:tcPr>
          <w:p w14:paraId="1669AED8" w14:textId="77777777" w:rsidR="00C74871" w:rsidRDefault="00C74871" w:rsidP="009D1FA0">
            <w:pPr>
              <w:pStyle w:val="thongthuong"/>
              <w:ind w:firstLine="0"/>
            </w:pPr>
            <w:r>
              <w:t>Số tiền cho mỗi lượt khảo sát</w:t>
            </w:r>
          </w:p>
        </w:tc>
        <w:tc>
          <w:tcPr>
            <w:tcW w:w="3686" w:type="dxa"/>
          </w:tcPr>
          <w:p w14:paraId="6F6553C8" w14:textId="77777777" w:rsidR="00C74871" w:rsidRDefault="00C74871" w:rsidP="009D1FA0">
            <w:pPr>
              <w:pStyle w:val="thongthuong"/>
              <w:ind w:firstLine="0"/>
            </w:pPr>
            <w:r>
              <w:t>Nhập số tiền thưởng cho mỗi lượt thực hiện khảo sát</w:t>
            </w:r>
          </w:p>
        </w:tc>
        <w:tc>
          <w:tcPr>
            <w:tcW w:w="1417" w:type="dxa"/>
          </w:tcPr>
          <w:p w14:paraId="1D4C0C28" w14:textId="77777777" w:rsidR="00C74871" w:rsidRDefault="00C74871" w:rsidP="009D1FA0">
            <w:pPr>
              <w:pStyle w:val="thongthuong"/>
              <w:ind w:firstLine="0"/>
            </w:pPr>
            <w:r>
              <w:t>Textbox</w:t>
            </w:r>
          </w:p>
        </w:tc>
        <w:tc>
          <w:tcPr>
            <w:tcW w:w="1418" w:type="dxa"/>
          </w:tcPr>
          <w:p w14:paraId="097B0E9C" w14:textId="77777777" w:rsidR="00C74871" w:rsidRDefault="00C74871" w:rsidP="009D1FA0">
            <w:pPr>
              <w:pStyle w:val="thongthuong"/>
              <w:ind w:firstLine="0"/>
            </w:pPr>
            <w:r>
              <w:t>Editable</w:t>
            </w:r>
          </w:p>
        </w:tc>
      </w:tr>
      <w:tr w:rsidR="00C74871" w14:paraId="45D858F4" w14:textId="77777777" w:rsidTr="00C74871">
        <w:tc>
          <w:tcPr>
            <w:tcW w:w="709" w:type="dxa"/>
          </w:tcPr>
          <w:p w14:paraId="107B5593" w14:textId="77777777" w:rsidR="00C74871" w:rsidRDefault="00C74871" w:rsidP="009D1FA0">
            <w:pPr>
              <w:pStyle w:val="thongthuong"/>
              <w:ind w:firstLine="0"/>
              <w:jc w:val="center"/>
            </w:pPr>
            <w:r>
              <w:t>7</w:t>
            </w:r>
          </w:p>
        </w:tc>
        <w:tc>
          <w:tcPr>
            <w:tcW w:w="2263" w:type="dxa"/>
          </w:tcPr>
          <w:p w14:paraId="668E9342" w14:textId="77777777" w:rsidR="00C74871" w:rsidRDefault="00C74871" w:rsidP="009D1FA0">
            <w:pPr>
              <w:pStyle w:val="thongthuong"/>
              <w:ind w:firstLine="0"/>
            </w:pPr>
            <w:r>
              <w:t>Link</w:t>
            </w:r>
          </w:p>
        </w:tc>
        <w:tc>
          <w:tcPr>
            <w:tcW w:w="3686" w:type="dxa"/>
          </w:tcPr>
          <w:p w14:paraId="06B44749" w14:textId="77777777" w:rsidR="00C74871" w:rsidRDefault="00C74871" w:rsidP="009D1FA0">
            <w:pPr>
              <w:pStyle w:val="thongthuong"/>
              <w:ind w:firstLine="0"/>
            </w:pPr>
            <w:r>
              <w:t>Nhập nội dung</w:t>
            </w:r>
          </w:p>
        </w:tc>
        <w:tc>
          <w:tcPr>
            <w:tcW w:w="1417" w:type="dxa"/>
          </w:tcPr>
          <w:p w14:paraId="4D1F7C1B" w14:textId="77777777" w:rsidR="00C74871" w:rsidRDefault="00C74871" w:rsidP="00C74871">
            <w:pPr>
              <w:pStyle w:val="thongthuong"/>
              <w:ind w:firstLine="0"/>
            </w:pPr>
            <w:r>
              <w:t>Textbox</w:t>
            </w:r>
          </w:p>
        </w:tc>
        <w:tc>
          <w:tcPr>
            <w:tcW w:w="1418" w:type="dxa"/>
          </w:tcPr>
          <w:p w14:paraId="4BE907AD" w14:textId="77777777" w:rsidR="00C74871" w:rsidRDefault="00C74871" w:rsidP="009D1FA0">
            <w:pPr>
              <w:pStyle w:val="thongthuong"/>
              <w:ind w:firstLine="0"/>
            </w:pPr>
            <w:r>
              <w:t>Editable</w:t>
            </w:r>
          </w:p>
        </w:tc>
      </w:tr>
      <w:tr w:rsidR="00C74871" w14:paraId="139ED16B" w14:textId="77777777" w:rsidTr="00C74871">
        <w:tc>
          <w:tcPr>
            <w:tcW w:w="709" w:type="dxa"/>
          </w:tcPr>
          <w:p w14:paraId="17D97211" w14:textId="77777777" w:rsidR="00C74871" w:rsidRDefault="00C74871" w:rsidP="009D1FA0">
            <w:pPr>
              <w:pStyle w:val="thongthuong"/>
              <w:ind w:firstLine="0"/>
              <w:jc w:val="center"/>
            </w:pPr>
            <w:r>
              <w:t>8</w:t>
            </w:r>
          </w:p>
        </w:tc>
        <w:tc>
          <w:tcPr>
            <w:tcW w:w="2263" w:type="dxa"/>
          </w:tcPr>
          <w:p w14:paraId="0BF9BF76" w14:textId="77777777" w:rsidR="00C74871" w:rsidRDefault="00C74871" w:rsidP="009D1FA0">
            <w:pPr>
              <w:pStyle w:val="thongthuong"/>
              <w:ind w:firstLine="0"/>
            </w:pPr>
            <w:r>
              <w:t>Đăng tải</w:t>
            </w:r>
          </w:p>
        </w:tc>
        <w:tc>
          <w:tcPr>
            <w:tcW w:w="3686" w:type="dxa"/>
          </w:tcPr>
          <w:p w14:paraId="0732B7B6" w14:textId="77777777" w:rsidR="00C74871" w:rsidRDefault="00C74871" w:rsidP="009D1FA0">
            <w:pPr>
              <w:pStyle w:val="thongthuong"/>
              <w:ind w:firstLine="0"/>
            </w:pPr>
            <w:r>
              <w:t>Lưu thông tin hoạt động</w:t>
            </w:r>
          </w:p>
        </w:tc>
        <w:tc>
          <w:tcPr>
            <w:tcW w:w="1417" w:type="dxa"/>
          </w:tcPr>
          <w:p w14:paraId="3FBE6A2E" w14:textId="77777777" w:rsidR="00C74871" w:rsidRDefault="00C74871" w:rsidP="009D1FA0">
            <w:pPr>
              <w:pStyle w:val="thongthuong"/>
              <w:ind w:firstLine="0"/>
            </w:pPr>
            <w:r>
              <w:t>Button</w:t>
            </w:r>
          </w:p>
        </w:tc>
        <w:tc>
          <w:tcPr>
            <w:tcW w:w="1418" w:type="dxa"/>
          </w:tcPr>
          <w:p w14:paraId="06FC2EDF" w14:textId="77777777" w:rsidR="00C74871" w:rsidRDefault="00C74871" w:rsidP="009D1FA0">
            <w:pPr>
              <w:pStyle w:val="thongthuong"/>
              <w:ind w:firstLine="0"/>
            </w:pPr>
            <w:r>
              <w:t>Onclick</w:t>
            </w:r>
          </w:p>
        </w:tc>
      </w:tr>
    </w:tbl>
    <w:p w14:paraId="4ED4B662" w14:textId="77777777" w:rsidR="00C74871" w:rsidRDefault="00C74871" w:rsidP="00C74871"/>
    <w:p w14:paraId="5165B680" w14:textId="77777777" w:rsidR="00C74871" w:rsidRDefault="00C74871" w:rsidP="00C74871">
      <w:r>
        <w:rPr>
          <w:noProof/>
        </w:rPr>
        <w:lastRenderedPageBreak/>
        <w:drawing>
          <wp:inline distT="0" distB="0" distL="0" distR="0" wp14:anchorId="1E9AEC29" wp14:editId="3862A741">
            <wp:extent cx="3219450" cy="1750404"/>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hêm mới điểm danh.PNG"/>
                    <pic:cNvPicPr/>
                  </pic:nvPicPr>
                  <pic:blipFill>
                    <a:blip r:embed="rId43">
                      <a:extLst>
                        <a:ext uri="{28A0092B-C50C-407E-A947-70E740481C1C}">
                          <a14:useLocalDpi xmlns:a14="http://schemas.microsoft.com/office/drawing/2010/main" val="0"/>
                        </a:ext>
                      </a:extLst>
                    </a:blip>
                    <a:stretch>
                      <a:fillRect/>
                    </a:stretch>
                  </pic:blipFill>
                  <pic:spPr>
                    <a:xfrm>
                      <a:off x="0" y="0"/>
                      <a:ext cx="3230593" cy="1756462"/>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2263"/>
        <w:gridCol w:w="3686"/>
        <w:gridCol w:w="1417"/>
        <w:gridCol w:w="1418"/>
      </w:tblGrid>
      <w:tr w:rsidR="00C74871" w:rsidRPr="00CE48E6" w14:paraId="673E89C5" w14:textId="77777777" w:rsidTr="009D1FA0">
        <w:tc>
          <w:tcPr>
            <w:tcW w:w="709" w:type="dxa"/>
          </w:tcPr>
          <w:p w14:paraId="461731BA" w14:textId="77777777" w:rsidR="00C74871" w:rsidRPr="00CE48E6" w:rsidRDefault="00C74871" w:rsidP="009D1FA0">
            <w:pPr>
              <w:pStyle w:val="thongthuong"/>
              <w:ind w:firstLine="0"/>
              <w:jc w:val="center"/>
              <w:rPr>
                <w:b/>
              </w:rPr>
            </w:pPr>
            <w:r w:rsidRPr="00CE48E6">
              <w:rPr>
                <w:b/>
              </w:rPr>
              <w:t>STT</w:t>
            </w:r>
          </w:p>
        </w:tc>
        <w:tc>
          <w:tcPr>
            <w:tcW w:w="2263" w:type="dxa"/>
          </w:tcPr>
          <w:p w14:paraId="02DB95A0" w14:textId="77777777" w:rsidR="00C74871" w:rsidRPr="00CE48E6" w:rsidRDefault="00C74871" w:rsidP="009D1FA0">
            <w:pPr>
              <w:pStyle w:val="thongthuong"/>
              <w:ind w:firstLine="0"/>
              <w:jc w:val="center"/>
              <w:rPr>
                <w:b/>
              </w:rPr>
            </w:pPr>
            <w:r w:rsidRPr="00CE48E6">
              <w:rPr>
                <w:b/>
              </w:rPr>
              <w:t>Tên trường</w:t>
            </w:r>
          </w:p>
        </w:tc>
        <w:tc>
          <w:tcPr>
            <w:tcW w:w="3686" w:type="dxa"/>
          </w:tcPr>
          <w:p w14:paraId="3D07C190" w14:textId="77777777" w:rsidR="00C74871" w:rsidRPr="00CE48E6" w:rsidRDefault="00C74871" w:rsidP="009D1FA0">
            <w:pPr>
              <w:pStyle w:val="thongthuong"/>
              <w:ind w:firstLine="0"/>
              <w:jc w:val="center"/>
              <w:rPr>
                <w:b/>
              </w:rPr>
            </w:pPr>
            <w:r w:rsidRPr="00CE48E6">
              <w:rPr>
                <w:b/>
              </w:rPr>
              <w:t>Mô tả</w:t>
            </w:r>
          </w:p>
        </w:tc>
        <w:tc>
          <w:tcPr>
            <w:tcW w:w="1417" w:type="dxa"/>
          </w:tcPr>
          <w:p w14:paraId="6D99921F" w14:textId="77777777" w:rsidR="00C74871" w:rsidRPr="00CE48E6" w:rsidRDefault="00C74871" w:rsidP="009D1FA0">
            <w:pPr>
              <w:pStyle w:val="thongthuong"/>
              <w:ind w:firstLine="0"/>
              <w:jc w:val="center"/>
              <w:rPr>
                <w:b/>
              </w:rPr>
            </w:pPr>
            <w:r w:rsidRPr="00CE48E6">
              <w:rPr>
                <w:b/>
              </w:rPr>
              <w:t>Kiểu</w:t>
            </w:r>
          </w:p>
        </w:tc>
        <w:tc>
          <w:tcPr>
            <w:tcW w:w="1418" w:type="dxa"/>
          </w:tcPr>
          <w:p w14:paraId="378793D1" w14:textId="77777777" w:rsidR="00C74871" w:rsidRPr="00CE48E6" w:rsidRDefault="00C74871" w:rsidP="009D1FA0">
            <w:pPr>
              <w:pStyle w:val="thongthuong"/>
              <w:ind w:firstLine="0"/>
              <w:jc w:val="center"/>
              <w:rPr>
                <w:b/>
              </w:rPr>
            </w:pPr>
            <w:r w:rsidRPr="00CE48E6">
              <w:rPr>
                <w:b/>
              </w:rPr>
              <w:t>Trạng thái</w:t>
            </w:r>
          </w:p>
        </w:tc>
      </w:tr>
      <w:tr w:rsidR="00C74871" w14:paraId="56488ADA" w14:textId="77777777" w:rsidTr="009D1FA0">
        <w:tc>
          <w:tcPr>
            <w:tcW w:w="709" w:type="dxa"/>
          </w:tcPr>
          <w:p w14:paraId="65384A64" w14:textId="77777777" w:rsidR="00C74871" w:rsidRDefault="00C74871" w:rsidP="009D1FA0">
            <w:pPr>
              <w:pStyle w:val="thongthuong"/>
              <w:ind w:firstLine="0"/>
              <w:jc w:val="center"/>
            </w:pPr>
            <w:r>
              <w:t>1</w:t>
            </w:r>
          </w:p>
        </w:tc>
        <w:tc>
          <w:tcPr>
            <w:tcW w:w="2263" w:type="dxa"/>
          </w:tcPr>
          <w:p w14:paraId="3B8AD9E3" w14:textId="77777777" w:rsidR="00C74871" w:rsidRDefault="00C74871" w:rsidP="00C74871">
            <w:pPr>
              <w:pStyle w:val="thongthuong"/>
              <w:ind w:firstLine="0"/>
            </w:pPr>
            <w:r>
              <w:t>Mã điểm danh</w:t>
            </w:r>
          </w:p>
        </w:tc>
        <w:tc>
          <w:tcPr>
            <w:tcW w:w="3686" w:type="dxa"/>
          </w:tcPr>
          <w:p w14:paraId="58D5A118" w14:textId="77777777" w:rsidR="00C74871" w:rsidRDefault="00C74871" w:rsidP="00C74871">
            <w:pPr>
              <w:pStyle w:val="thongthuong"/>
              <w:ind w:firstLine="0"/>
            </w:pPr>
            <w:r>
              <w:t>Mã điểm danh</w:t>
            </w:r>
          </w:p>
        </w:tc>
        <w:tc>
          <w:tcPr>
            <w:tcW w:w="1417" w:type="dxa"/>
          </w:tcPr>
          <w:p w14:paraId="16920870" w14:textId="77777777" w:rsidR="00C74871" w:rsidRDefault="00C74871" w:rsidP="009D1FA0">
            <w:pPr>
              <w:pStyle w:val="thongthuong"/>
              <w:ind w:firstLine="0"/>
            </w:pPr>
            <w:r>
              <w:t>Textbox</w:t>
            </w:r>
          </w:p>
        </w:tc>
        <w:tc>
          <w:tcPr>
            <w:tcW w:w="1418" w:type="dxa"/>
          </w:tcPr>
          <w:p w14:paraId="7B5A67AE" w14:textId="77777777" w:rsidR="00C74871" w:rsidRDefault="00C74871" w:rsidP="009D1FA0">
            <w:pPr>
              <w:pStyle w:val="thongthuong"/>
              <w:ind w:firstLine="0"/>
            </w:pPr>
            <w:r>
              <w:t>Read-only</w:t>
            </w:r>
          </w:p>
        </w:tc>
      </w:tr>
      <w:tr w:rsidR="00C74871" w14:paraId="2AD0C730" w14:textId="77777777" w:rsidTr="009D1FA0">
        <w:tc>
          <w:tcPr>
            <w:tcW w:w="709" w:type="dxa"/>
          </w:tcPr>
          <w:p w14:paraId="3803A4CA" w14:textId="77777777" w:rsidR="00C74871" w:rsidRDefault="00C74871" w:rsidP="009D1FA0">
            <w:pPr>
              <w:pStyle w:val="thongthuong"/>
              <w:ind w:firstLine="0"/>
              <w:jc w:val="center"/>
            </w:pPr>
            <w:r>
              <w:t>2</w:t>
            </w:r>
          </w:p>
        </w:tc>
        <w:tc>
          <w:tcPr>
            <w:tcW w:w="2263" w:type="dxa"/>
          </w:tcPr>
          <w:p w14:paraId="7ED599D1" w14:textId="77777777" w:rsidR="00C74871" w:rsidRDefault="00C74871" w:rsidP="00C74871">
            <w:pPr>
              <w:pStyle w:val="thongthuong"/>
              <w:ind w:firstLine="0"/>
            </w:pPr>
            <w:r>
              <w:t>Tên điểm danh</w:t>
            </w:r>
          </w:p>
        </w:tc>
        <w:tc>
          <w:tcPr>
            <w:tcW w:w="3686" w:type="dxa"/>
          </w:tcPr>
          <w:p w14:paraId="637AEF38" w14:textId="77777777" w:rsidR="00C74871" w:rsidRDefault="00C74871" w:rsidP="00C74871">
            <w:pPr>
              <w:pStyle w:val="thongthuong"/>
              <w:ind w:firstLine="0"/>
            </w:pPr>
            <w:r>
              <w:t>Nhập tên điểm danh</w:t>
            </w:r>
          </w:p>
        </w:tc>
        <w:tc>
          <w:tcPr>
            <w:tcW w:w="1417" w:type="dxa"/>
          </w:tcPr>
          <w:p w14:paraId="7E3820C4" w14:textId="77777777" w:rsidR="00C74871" w:rsidRDefault="00C74871" w:rsidP="009D1FA0">
            <w:pPr>
              <w:pStyle w:val="thongthuong"/>
              <w:ind w:firstLine="0"/>
            </w:pPr>
            <w:r>
              <w:t>Textbox</w:t>
            </w:r>
          </w:p>
        </w:tc>
        <w:tc>
          <w:tcPr>
            <w:tcW w:w="1418" w:type="dxa"/>
          </w:tcPr>
          <w:p w14:paraId="4A4DEED9" w14:textId="77777777" w:rsidR="00C74871" w:rsidRDefault="00C74871" w:rsidP="009D1FA0">
            <w:pPr>
              <w:pStyle w:val="thongthuong"/>
              <w:ind w:firstLine="0"/>
            </w:pPr>
            <w:r>
              <w:t>Editable</w:t>
            </w:r>
          </w:p>
        </w:tc>
      </w:tr>
      <w:tr w:rsidR="00C74871" w14:paraId="09C87165" w14:textId="77777777" w:rsidTr="009D1FA0">
        <w:tc>
          <w:tcPr>
            <w:tcW w:w="709" w:type="dxa"/>
          </w:tcPr>
          <w:p w14:paraId="26763370" w14:textId="77777777" w:rsidR="00C74871" w:rsidRDefault="00C74871" w:rsidP="009D1FA0">
            <w:pPr>
              <w:pStyle w:val="thongthuong"/>
              <w:ind w:firstLine="0"/>
              <w:jc w:val="center"/>
            </w:pPr>
            <w:r>
              <w:t>3</w:t>
            </w:r>
          </w:p>
        </w:tc>
        <w:tc>
          <w:tcPr>
            <w:tcW w:w="2263" w:type="dxa"/>
          </w:tcPr>
          <w:p w14:paraId="1FA00F9B" w14:textId="77777777" w:rsidR="00C74871" w:rsidRDefault="00C74871" w:rsidP="009D1FA0">
            <w:pPr>
              <w:pStyle w:val="thongthuong"/>
              <w:ind w:firstLine="0"/>
            </w:pPr>
            <w:r>
              <w:t>Thời gian bắt đầu</w:t>
            </w:r>
          </w:p>
        </w:tc>
        <w:tc>
          <w:tcPr>
            <w:tcW w:w="3686" w:type="dxa"/>
          </w:tcPr>
          <w:p w14:paraId="5A835E76" w14:textId="77777777" w:rsidR="00C74871" w:rsidRDefault="00C74871" w:rsidP="00C74871">
            <w:pPr>
              <w:pStyle w:val="thongthuong"/>
              <w:ind w:firstLine="0"/>
            </w:pPr>
            <w:r>
              <w:t>Thời gian mở quỹ điểm danh</w:t>
            </w:r>
          </w:p>
        </w:tc>
        <w:tc>
          <w:tcPr>
            <w:tcW w:w="1417" w:type="dxa"/>
          </w:tcPr>
          <w:p w14:paraId="7CCBB4B2" w14:textId="77777777" w:rsidR="00C74871" w:rsidRDefault="00C74871" w:rsidP="009D1FA0">
            <w:pPr>
              <w:pStyle w:val="thongthuong"/>
              <w:ind w:firstLine="0"/>
            </w:pPr>
            <w:r>
              <w:t>Datetime</w:t>
            </w:r>
          </w:p>
        </w:tc>
        <w:tc>
          <w:tcPr>
            <w:tcW w:w="1418" w:type="dxa"/>
          </w:tcPr>
          <w:p w14:paraId="2DE01D15" w14:textId="77777777" w:rsidR="00C74871" w:rsidRDefault="00C74871" w:rsidP="009D1FA0">
            <w:pPr>
              <w:pStyle w:val="thongthuong"/>
              <w:ind w:firstLine="0"/>
            </w:pPr>
            <w:r>
              <w:t>Editable</w:t>
            </w:r>
          </w:p>
        </w:tc>
      </w:tr>
      <w:tr w:rsidR="00C74871" w14:paraId="00AAAC65" w14:textId="77777777" w:rsidTr="009D1FA0">
        <w:tc>
          <w:tcPr>
            <w:tcW w:w="709" w:type="dxa"/>
          </w:tcPr>
          <w:p w14:paraId="69B2DD19" w14:textId="77777777" w:rsidR="00C74871" w:rsidRDefault="00C74871" w:rsidP="009D1FA0">
            <w:pPr>
              <w:pStyle w:val="thongthuong"/>
              <w:ind w:firstLine="0"/>
              <w:jc w:val="center"/>
            </w:pPr>
            <w:r>
              <w:t>4</w:t>
            </w:r>
          </w:p>
        </w:tc>
        <w:tc>
          <w:tcPr>
            <w:tcW w:w="2263" w:type="dxa"/>
          </w:tcPr>
          <w:p w14:paraId="0DD8E4C6" w14:textId="77777777" w:rsidR="00C74871" w:rsidRDefault="00C74871" w:rsidP="009D1FA0">
            <w:pPr>
              <w:pStyle w:val="thongthuong"/>
              <w:ind w:firstLine="0"/>
            </w:pPr>
            <w:r>
              <w:t>Thời gian kết thúc</w:t>
            </w:r>
          </w:p>
        </w:tc>
        <w:tc>
          <w:tcPr>
            <w:tcW w:w="3686" w:type="dxa"/>
          </w:tcPr>
          <w:p w14:paraId="54CD277E" w14:textId="77777777" w:rsidR="00C74871" w:rsidRDefault="00C74871" w:rsidP="00C74871">
            <w:pPr>
              <w:pStyle w:val="thongthuong"/>
              <w:ind w:firstLine="0"/>
            </w:pPr>
            <w:r>
              <w:t>Thời gian đóng quỹ điểm danh</w:t>
            </w:r>
          </w:p>
        </w:tc>
        <w:tc>
          <w:tcPr>
            <w:tcW w:w="1417" w:type="dxa"/>
          </w:tcPr>
          <w:p w14:paraId="5D70E304" w14:textId="77777777" w:rsidR="00C74871" w:rsidRDefault="00C74871" w:rsidP="009D1FA0">
            <w:pPr>
              <w:pStyle w:val="thongthuong"/>
              <w:ind w:firstLine="0"/>
            </w:pPr>
            <w:r>
              <w:t>Datetime</w:t>
            </w:r>
          </w:p>
        </w:tc>
        <w:tc>
          <w:tcPr>
            <w:tcW w:w="1418" w:type="dxa"/>
          </w:tcPr>
          <w:p w14:paraId="4EC1ECEA" w14:textId="77777777" w:rsidR="00C74871" w:rsidRDefault="00C74871" w:rsidP="009D1FA0">
            <w:pPr>
              <w:pStyle w:val="thongthuong"/>
              <w:ind w:firstLine="0"/>
            </w:pPr>
            <w:r>
              <w:t>Editable</w:t>
            </w:r>
          </w:p>
        </w:tc>
      </w:tr>
      <w:tr w:rsidR="00C74871" w14:paraId="042F7AF1" w14:textId="77777777" w:rsidTr="009D1FA0">
        <w:tc>
          <w:tcPr>
            <w:tcW w:w="709" w:type="dxa"/>
          </w:tcPr>
          <w:p w14:paraId="2EA45AEF" w14:textId="77777777" w:rsidR="00C74871" w:rsidRDefault="00C74871" w:rsidP="009D1FA0">
            <w:pPr>
              <w:pStyle w:val="thongthuong"/>
              <w:ind w:firstLine="0"/>
              <w:jc w:val="center"/>
            </w:pPr>
            <w:r>
              <w:t>5</w:t>
            </w:r>
          </w:p>
        </w:tc>
        <w:tc>
          <w:tcPr>
            <w:tcW w:w="2263" w:type="dxa"/>
          </w:tcPr>
          <w:p w14:paraId="72415E29" w14:textId="77777777" w:rsidR="00C74871" w:rsidRDefault="00C74871" w:rsidP="009D1FA0">
            <w:pPr>
              <w:pStyle w:val="thongthuong"/>
              <w:ind w:firstLine="0"/>
            </w:pPr>
            <w:r>
              <w:t>Thuộc nhà tài trợ</w:t>
            </w:r>
          </w:p>
        </w:tc>
        <w:tc>
          <w:tcPr>
            <w:tcW w:w="3686" w:type="dxa"/>
          </w:tcPr>
          <w:p w14:paraId="50C64058" w14:textId="77777777" w:rsidR="00C74871" w:rsidRDefault="00C74871" w:rsidP="00C74871">
            <w:pPr>
              <w:pStyle w:val="thongthuong"/>
              <w:ind w:firstLine="0"/>
            </w:pPr>
            <w:r>
              <w:t>Chọn nhà tài trợ của quỹ điểm danh</w:t>
            </w:r>
          </w:p>
        </w:tc>
        <w:tc>
          <w:tcPr>
            <w:tcW w:w="1417" w:type="dxa"/>
          </w:tcPr>
          <w:p w14:paraId="609F5259" w14:textId="77777777" w:rsidR="00C74871" w:rsidRDefault="00C74871" w:rsidP="009D1FA0">
            <w:pPr>
              <w:pStyle w:val="thongthuong"/>
              <w:ind w:firstLine="0"/>
            </w:pPr>
            <w:r>
              <w:t>Dropdown</w:t>
            </w:r>
          </w:p>
        </w:tc>
        <w:tc>
          <w:tcPr>
            <w:tcW w:w="1418" w:type="dxa"/>
          </w:tcPr>
          <w:p w14:paraId="5B270D20" w14:textId="77777777" w:rsidR="00C74871" w:rsidRDefault="00C74871" w:rsidP="009D1FA0">
            <w:pPr>
              <w:pStyle w:val="thongthuong"/>
              <w:ind w:firstLine="0"/>
            </w:pPr>
            <w:r>
              <w:t>Editable</w:t>
            </w:r>
          </w:p>
        </w:tc>
      </w:tr>
      <w:tr w:rsidR="00C74871" w14:paraId="2BD42C90" w14:textId="77777777" w:rsidTr="009D1FA0">
        <w:tc>
          <w:tcPr>
            <w:tcW w:w="709" w:type="dxa"/>
          </w:tcPr>
          <w:p w14:paraId="2C8C1BC3" w14:textId="77777777" w:rsidR="00C74871" w:rsidRDefault="00C74871" w:rsidP="009D1FA0">
            <w:pPr>
              <w:pStyle w:val="thongthuong"/>
              <w:ind w:firstLine="0"/>
              <w:jc w:val="center"/>
            </w:pPr>
            <w:r>
              <w:t>6</w:t>
            </w:r>
          </w:p>
        </w:tc>
        <w:tc>
          <w:tcPr>
            <w:tcW w:w="2263" w:type="dxa"/>
          </w:tcPr>
          <w:p w14:paraId="1611C1C3" w14:textId="77777777" w:rsidR="00C74871" w:rsidRDefault="00C74871" w:rsidP="00C74871">
            <w:pPr>
              <w:pStyle w:val="thongthuong"/>
              <w:ind w:firstLine="0"/>
            </w:pPr>
            <w:r>
              <w:t>Số tiền cho mỗi lượt điểm danh</w:t>
            </w:r>
          </w:p>
        </w:tc>
        <w:tc>
          <w:tcPr>
            <w:tcW w:w="3686" w:type="dxa"/>
          </w:tcPr>
          <w:p w14:paraId="424318FA" w14:textId="77777777" w:rsidR="00C74871" w:rsidRDefault="00C74871" w:rsidP="00C74871">
            <w:pPr>
              <w:pStyle w:val="thongthuong"/>
              <w:ind w:firstLine="0"/>
            </w:pPr>
            <w:r>
              <w:t>Nhập số tiền thưởng cho mỗi lượt thực hiện điểm danh</w:t>
            </w:r>
          </w:p>
        </w:tc>
        <w:tc>
          <w:tcPr>
            <w:tcW w:w="1417" w:type="dxa"/>
          </w:tcPr>
          <w:p w14:paraId="2321FF12" w14:textId="77777777" w:rsidR="00C74871" w:rsidRDefault="00C74871" w:rsidP="009D1FA0">
            <w:pPr>
              <w:pStyle w:val="thongthuong"/>
              <w:ind w:firstLine="0"/>
            </w:pPr>
            <w:r>
              <w:t>Textbox</w:t>
            </w:r>
          </w:p>
        </w:tc>
        <w:tc>
          <w:tcPr>
            <w:tcW w:w="1418" w:type="dxa"/>
          </w:tcPr>
          <w:p w14:paraId="6A431D9E" w14:textId="77777777" w:rsidR="00C74871" w:rsidRDefault="00C74871" w:rsidP="009D1FA0">
            <w:pPr>
              <w:pStyle w:val="thongthuong"/>
              <w:ind w:firstLine="0"/>
            </w:pPr>
            <w:r>
              <w:t>Editable</w:t>
            </w:r>
          </w:p>
        </w:tc>
      </w:tr>
      <w:tr w:rsidR="00C74871" w14:paraId="659E9C3D" w14:textId="77777777" w:rsidTr="009D1FA0">
        <w:tc>
          <w:tcPr>
            <w:tcW w:w="709" w:type="dxa"/>
          </w:tcPr>
          <w:p w14:paraId="05BE54F3" w14:textId="77777777" w:rsidR="00C74871" w:rsidRDefault="00C74871" w:rsidP="009D1FA0">
            <w:pPr>
              <w:pStyle w:val="thongthuong"/>
              <w:ind w:firstLine="0"/>
              <w:jc w:val="center"/>
            </w:pPr>
            <w:r>
              <w:t>7</w:t>
            </w:r>
          </w:p>
        </w:tc>
        <w:tc>
          <w:tcPr>
            <w:tcW w:w="2263" w:type="dxa"/>
          </w:tcPr>
          <w:p w14:paraId="71CDB070" w14:textId="77777777" w:rsidR="00C74871" w:rsidRDefault="00C74871" w:rsidP="009D1FA0">
            <w:pPr>
              <w:pStyle w:val="thongthuong"/>
              <w:ind w:firstLine="0"/>
            </w:pPr>
            <w:r>
              <w:t>Đăng tải</w:t>
            </w:r>
          </w:p>
        </w:tc>
        <w:tc>
          <w:tcPr>
            <w:tcW w:w="3686" w:type="dxa"/>
          </w:tcPr>
          <w:p w14:paraId="7AF6A16F" w14:textId="77777777" w:rsidR="00C74871" w:rsidRDefault="00C74871" w:rsidP="009D1FA0">
            <w:pPr>
              <w:pStyle w:val="thongthuong"/>
              <w:ind w:firstLine="0"/>
            </w:pPr>
            <w:r>
              <w:t>Lưu thông tin hoạt động</w:t>
            </w:r>
          </w:p>
        </w:tc>
        <w:tc>
          <w:tcPr>
            <w:tcW w:w="1417" w:type="dxa"/>
          </w:tcPr>
          <w:p w14:paraId="629C1D21" w14:textId="77777777" w:rsidR="00C74871" w:rsidRDefault="00C74871" w:rsidP="009D1FA0">
            <w:pPr>
              <w:pStyle w:val="thongthuong"/>
              <w:ind w:firstLine="0"/>
            </w:pPr>
            <w:r>
              <w:t>Button</w:t>
            </w:r>
          </w:p>
        </w:tc>
        <w:tc>
          <w:tcPr>
            <w:tcW w:w="1418" w:type="dxa"/>
          </w:tcPr>
          <w:p w14:paraId="1A1653EE" w14:textId="77777777" w:rsidR="00C74871" w:rsidRDefault="00C74871" w:rsidP="009D1FA0">
            <w:pPr>
              <w:pStyle w:val="thongthuong"/>
              <w:ind w:firstLine="0"/>
            </w:pPr>
            <w:r>
              <w:t>Onclick</w:t>
            </w:r>
          </w:p>
        </w:tc>
      </w:tr>
    </w:tbl>
    <w:p w14:paraId="10DCB4A4" w14:textId="77777777" w:rsidR="00C74871" w:rsidRDefault="00C74871" w:rsidP="00C74871"/>
    <w:p w14:paraId="7E0AC14E" w14:textId="77777777" w:rsidR="00C74871" w:rsidRDefault="00C74871" w:rsidP="00C74871">
      <w:r>
        <w:rPr>
          <w:noProof/>
        </w:rPr>
        <w:drawing>
          <wp:inline distT="0" distB="0" distL="0" distR="0" wp14:anchorId="3BB73198" wp14:editId="7DF66AE8">
            <wp:extent cx="3295650" cy="1478113"/>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hêm mới nạp tiền.PNG"/>
                    <pic:cNvPicPr/>
                  </pic:nvPicPr>
                  <pic:blipFill>
                    <a:blip r:embed="rId44">
                      <a:extLst>
                        <a:ext uri="{28A0092B-C50C-407E-A947-70E740481C1C}">
                          <a14:useLocalDpi xmlns:a14="http://schemas.microsoft.com/office/drawing/2010/main" val="0"/>
                        </a:ext>
                      </a:extLst>
                    </a:blip>
                    <a:stretch>
                      <a:fillRect/>
                    </a:stretch>
                  </pic:blipFill>
                  <pic:spPr>
                    <a:xfrm>
                      <a:off x="0" y="0"/>
                      <a:ext cx="3311305" cy="1485134"/>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2263"/>
        <w:gridCol w:w="3686"/>
        <w:gridCol w:w="1417"/>
        <w:gridCol w:w="1418"/>
      </w:tblGrid>
      <w:tr w:rsidR="00C74871" w:rsidRPr="00CE48E6" w14:paraId="02D86E36" w14:textId="77777777" w:rsidTr="009D1FA0">
        <w:tc>
          <w:tcPr>
            <w:tcW w:w="709" w:type="dxa"/>
          </w:tcPr>
          <w:p w14:paraId="7DA6C358" w14:textId="77777777" w:rsidR="00C74871" w:rsidRPr="00CE48E6" w:rsidRDefault="00C74871" w:rsidP="009D1FA0">
            <w:pPr>
              <w:pStyle w:val="thongthuong"/>
              <w:ind w:firstLine="0"/>
              <w:jc w:val="center"/>
              <w:rPr>
                <w:b/>
              </w:rPr>
            </w:pPr>
            <w:r w:rsidRPr="00CE48E6">
              <w:rPr>
                <w:b/>
              </w:rPr>
              <w:t>STT</w:t>
            </w:r>
          </w:p>
        </w:tc>
        <w:tc>
          <w:tcPr>
            <w:tcW w:w="2263" w:type="dxa"/>
          </w:tcPr>
          <w:p w14:paraId="01A10A79" w14:textId="77777777" w:rsidR="00C74871" w:rsidRPr="00CE48E6" w:rsidRDefault="00C74871" w:rsidP="009D1FA0">
            <w:pPr>
              <w:pStyle w:val="thongthuong"/>
              <w:ind w:firstLine="0"/>
              <w:jc w:val="center"/>
              <w:rPr>
                <w:b/>
              </w:rPr>
            </w:pPr>
            <w:r w:rsidRPr="00CE48E6">
              <w:rPr>
                <w:b/>
              </w:rPr>
              <w:t>Tên trường</w:t>
            </w:r>
          </w:p>
        </w:tc>
        <w:tc>
          <w:tcPr>
            <w:tcW w:w="3686" w:type="dxa"/>
          </w:tcPr>
          <w:p w14:paraId="1A1B6F0B" w14:textId="77777777" w:rsidR="00C74871" w:rsidRPr="00CE48E6" w:rsidRDefault="00C74871" w:rsidP="009D1FA0">
            <w:pPr>
              <w:pStyle w:val="thongthuong"/>
              <w:ind w:firstLine="0"/>
              <w:jc w:val="center"/>
              <w:rPr>
                <w:b/>
              </w:rPr>
            </w:pPr>
            <w:r w:rsidRPr="00CE48E6">
              <w:rPr>
                <w:b/>
              </w:rPr>
              <w:t>Mô tả</w:t>
            </w:r>
          </w:p>
        </w:tc>
        <w:tc>
          <w:tcPr>
            <w:tcW w:w="1417" w:type="dxa"/>
          </w:tcPr>
          <w:p w14:paraId="297FBD7C" w14:textId="77777777" w:rsidR="00C74871" w:rsidRPr="00CE48E6" w:rsidRDefault="00C74871" w:rsidP="009D1FA0">
            <w:pPr>
              <w:pStyle w:val="thongthuong"/>
              <w:ind w:firstLine="0"/>
              <w:jc w:val="center"/>
              <w:rPr>
                <w:b/>
              </w:rPr>
            </w:pPr>
            <w:r w:rsidRPr="00CE48E6">
              <w:rPr>
                <w:b/>
              </w:rPr>
              <w:t>Kiểu</w:t>
            </w:r>
          </w:p>
        </w:tc>
        <w:tc>
          <w:tcPr>
            <w:tcW w:w="1418" w:type="dxa"/>
          </w:tcPr>
          <w:p w14:paraId="2494FDC6" w14:textId="77777777" w:rsidR="00C74871" w:rsidRPr="00CE48E6" w:rsidRDefault="00C74871" w:rsidP="009D1FA0">
            <w:pPr>
              <w:pStyle w:val="thongthuong"/>
              <w:ind w:firstLine="0"/>
              <w:jc w:val="center"/>
              <w:rPr>
                <w:b/>
              </w:rPr>
            </w:pPr>
            <w:r w:rsidRPr="00CE48E6">
              <w:rPr>
                <w:b/>
              </w:rPr>
              <w:t>Trạng thái</w:t>
            </w:r>
          </w:p>
        </w:tc>
      </w:tr>
      <w:tr w:rsidR="00C74871" w14:paraId="6D114E79" w14:textId="77777777" w:rsidTr="009D1FA0">
        <w:tc>
          <w:tcPr>
            <w:tcW w:w="709" w:type="dxa"/>
          </w:tcPr>
          <w:p w14:paraId="4408BE35" w14:textId="77777777" w:rsidR="00C74871" w:rsidRDefault="00C74871" w:rsidP="009D1FA0">
            <w:pPr>
              <w:pStyle w:val="thongthuong"/>
              <w:ind w:firstLine="0"/>
              <w:jc w:val="center"/>
            </w:pPr>
            <w:r>
              <w:lastRenderedPageBreak/>
              <w:t>1</w:t>
            </w:r>
          </w:p>
        </w:tc>
        <w:tc>
          <w:tcPr>
            <w:tcW w:w="2263" w:type="dxa"/>
          </w:tcPr>
          <w:p w14:paraId="1E75DC60" w14:textId="77777777" w:rsidR="00C74871" w:rsidRDefault="00C74871" w:rsidP="00C74871">
            <w:pPr>
              <w:pStyle w:val="thongthuong"/>
              <w:ind w:firstLine="0"/>
            </w:pPr>
            <w:r>
              <w:t>Mã giao dịch</w:t>
            </w:r>
          </w:p>
        </w:tc>
        <w:tc>
          <w:tcPr>
            <w:tcW w:w="3686" w:type="dxa"/>
          </w:tcPr>
          <w:p w14:paraId="2A940AE5" w14:textId="77777777" w:rsidR="00C74871" w:rsidRDefault="00C74871" w:rsidP="00C74871">
            <w:pPr>
              <w:pStyle w:val="thongthuong"/>
              <w:ind w:firstLine="0"/>
            </w:pPr>
            <w:r>
              <w:t>Mã giao dịch</w:t>
            </w:r>
          </w:p>
        </w:tc>
        <w:tc>
          <w:tcPr>
            <w:tcW w:w="1417" w:type="dxa"/>
          </w:tcPr>
          <w:p w14:paraId="0C72B9A1" w14:textId="77777777" w:rsidR="00C74871" w:rsidRDefault="00C74871" w:rsidP="009D1FA0">
            <w:pPr>
              <w:pStyle w:val="thongthuong"/>
              <w:ind w:firstLine="0"/>
            </w:pPr>
            <w:r>
              <w:t>Textbox</w:t>
            </w:r>
          </w:p>
        </w:tc>
        <w:tc>
          <w:tcPr>
            <w:tcW w:w="1418" w:type="dxa"/>
          </w:tcPr>
          <w:p w14:paraId="2847FF13" w14:textId="77777777" w:rsidR="00C74871" w:rsidRDefault="00C74871" w:rsidP="009D1FA0">
            <w:pPr>
              <w:pStyle w:val="thongthuong"/>
              <w:ind w:firstLine="0"/>
            </w:pPr>
            <w:r>
              <w:t>Read-only</w:t>
            </w:r>
          </w:p>
        </w:tc>
      </w:tr>
      <w:tr w:rsidR="00C74871" w14:paraId="3FA8D056" w14:textId="77777777" w:rsidTr="009D1FA0">
        <w:tc>
          <w:tcPr>
            <w:tcW w:w="709" w:type="dxa"/>
          </w:tcPr>
          <w:p w14:paraId="4BFC583D" w14:textId="77777777" w:rsidR="00C74871" w:rsidRDefault="00C74871" w:rsidP="009D1FA0">
            <w:pPr>
              <w:pStyle w:val="thongthuong"/>
              <w:ind w:firstLine="0"/>
              <w:jc w:val="center"/>
            </w:pPr>
            <w:r>
              <w:t>2</w:t>
            </w:r>
          </w:p>
        </w:tc>
        <w:tc>
          <w:tcPr>
            <w:tcW w:w="2263" w:type="dxa"/>
          </w:tcPr>
          <w:p w14:paraId="2AD205BC" w14:textId="77777777" w:rsidR="00C74871" w:rsidRDefault="00C74871" w:rsidP="009D1FA0">
            <w:pPr>
              <w:pStyle w:val="thongthuong"/>
              <w:ind w:firstLine="0"/>
            </w:pPr>
            <w:r>
              <w:t>SDT nhà hảo tâm</w:t>
            </w:r>
          </w:p>
        </w:tc>
        <w:tc>
          <w:tcPr>
            <w:tcW w:w="3686" w:type="dxa"/>
          </w:tcPr>
          <w:p w14:paraId="5632D483" w14:textId="77777777" w:rsidR="00C74871" w:rsidRDefault="00C74871" w:rsidP="00C74871">
            <w:pPr>
              <w:pStyle w:val="thongthuong"/>
              <w:ind w:firstLine="0"/>
            </w:pPr>
            <w:r>
              <w:t>Nhập số điện thoại nhà hảo tâm</w:t>
            </w:r>
          </w:p>
        </w:tc>
        <w:tc>
          <w:tcPr>
            <w:tcW w:w="1417" w:type="dxa"/>
          </w:tcPr>
          <w:p w14:paraId="770F8FE9" w14:textId="77777777" w:rsidR="00C74871" w:rsidRDefault="00C74871" w:rsidP="009D1FA0">
            <w:pPr>
              <w:pStyle w:val="thongthuong"/>
              <w:ind w:firstLine="0"/>
            </w:pPr>
            <w:r>
              <w:t>Textbox</w:t>
            </w:r>
          </w:p>
        </w:tc>
        <w:tc>
          <w:tcPr>
            <w:tcW w:w="1418" w:type="dxa"/>
          </w:tcPr>
          <w:p w14:paraId="2B10D42F" w14:textId="77777777" w:rsidR="00C74871" w:rsidRDefault="00C74871" w:rsidP="009D1FA0">
            <w:pPr>
              <w:pStyle w:val="thongthuong"/>
              <w:ind w:firstLine="0"/>
            </w:pPr>
            <w:r>
              <w:t>Editable</w:t>
            </w:r>
          </w:p>
        </w:tc>
      </w:tr>
      <w:tr w:rsidR="00C74871" w14:paraId="678BB46F" w14:textId="77777777" w:rsidTr="009D1FA0">
        <w:tc>
          <w:tcPr>
            <w:tcW w:w="709" w:type="dxa"/>
          </w:tcPr>
          <w:p w14:paraId="4A4D5519" w14:textId="77777777" w:rsidR="00C74871" w:rsidRDefault="00C74871" w:rsidP="009D1FA0">
            <w:pPr>
              <w:pStyle w:val="thongthuong"/>
              <w:ind w:firstLine="0"/>
              <w:jc w:val="center"/>
            </w:pPr>
            <w:r>
              <w:t>3</w:t>
            </w:r>
          </w:p>
        </w:tc>
        <w:tc>
          <w:tcPr>
            <w:tcW w:w="2263" w:type="dxa"/>
          </w:tcPr>
          <w:p w14:paraId="13C68277" w14:textId="77777777" w:rsidR="00C74871" w:rsidRDefault="00C74871" w:rsidP="00C74871">
            <w:pPr>
              <w:pStyle w:val="thongthuong"/>
              <w:ind w:firstLine="0"/>
            </w:pPr>
            <w:r>
              <w:t>Số tiền nạp</w:t>
            </w:r>
          </w:p>
        </w:tc>
        <w:tc>
          <w:tcPr>
            <w:tcW w:w="3686" w:type="dxa"/>
          </w:tcPr>
          <w:p w14:paraId="4187D5AA" w14:textId="77777777" w:rsidR="00C74871" w:rsidRDefault="00C74871" w:rsidP="00C74871">
            <w:pPr>
              <w:pStyle w:val="thongthuong"/>
              <w:ind w:firstLine="0"/>
            </w:pPr>
            <w:r>
              <w:t>Nhập số tiền nạp</w:t>
            </w:r>
          </w:p>
        </w:tc>
        <w:tc>
          <w:tcPr>
            <w:tcW w:w="1417" w:type="dxa"/>
          </w:tcPr>
          <w:p w14:paraId="131CAAB6" w14:textId="77777777" w:rsidR="00C74871" w:rsidRDefault="00C74871" w:rsidP="009D1FA0">
            <w:pPr>
              <w:pStyle w:val="thongthuong"/>
              <w:ind w:firstLine="0"/>
            </w:pPr>
            <w:r>
              <w:t>Textbox</w:t>
            </w:r>
          </w:p>
        </w:tc>
        <w:tc>
          <w:tcPr>
            <w:tcW w:w="1418" w:type="dxa"/>
          </w:tcPr>
          <w:p w14:paraId="4DCDB453" w14:textId="77777777" w:rsidR="00C74871" w:rsidRDefault="00C74871" w:rsidP="009D1FA0">
            <w:pPr>
              <w:pStyle w:val="thongthuong"/>
              <w:ind w:firstLine="0"/>
            </w:pPr>
            <w:r>
              <w:t>Editable</w:t>
            </w:r>
          </w:p>
        </w:tc>
      </w:tr>
      <w:tr w:rsidR="00C74871" w14:paraId="6F104389" w14:textId="77777777" w:rsidTr="009D1FA0">
        <w:tc>
          <w:tcPr>
            <w:tcW w:w="709" w:type="dxa"/>
          </w:tcPr>
          <w:p w14:paraId="7595EFD2" w14:textId="77777777" w:rsidR="00C74871" w:rsidRDefault="00C74871" w:rsidP="009D1FA0">
            <w:pPr>
              <w:pStyle w:val="thongthuong"/>
              <w:ind w:firstLine="0"/>
              <w:jc w:val="center"/>
            </w:pPr>
            <w:r>
              <w:t>4</w:t>
            </w:r>
          </w:p>
        </w:tc>
        <w:tc>
          <w:tcPr>
            <w:tcW w:w="2263" w:type="dxa"/>
          </w:tcPr>
          <w:p w14:paraId="141E41E7" w14:textId="77777777" w:rsidR="00C74871" w:rsidRDefault="00C74871" w:rsidP="009D1FA0">
            <w:pPr>
              <w:pStyle w:val="thongthuong"/>
              <w:ind w:firstLine="0"/>
            </w:pPr>
            <w:r>
              <w:t>Nạp</w:t>
            </w:r>
          </w:p>
        </w:tc>
        <w:tc>
          <w:tcPr>
            <w:tcW w:w="3686" w:type="dxa"/>
          </w:tcPr>
          <w:p w14:paraId="67D30312" w14:textId="77777777" w:rsidR="00C74871" w:rsidRDefault="00C74871" w:rsidP="009D1FA0">
            <w:pPr>
              <w:pStyle w:val="thongthuong"/>
              <w:ind w:firstLine="0"/>
            </w:pPr>
            <w:r>
              <w:t>Thực hiện nạp tiền</w:t>
            </w:r>
          </w:p>
        </w:tc>
        <w:tc>
          <w:tcPr>
            <w:tcW w:w="1417" w:type="dxa"/>
          </w:tcPr>
          <w:p w14:paraId="2529C6AC" w14:textId="77777777" w:rsidR="00C74871" w:rsidRDefault="00C74871" w:rsidP="009D1FA0">
            <w:pPr>
              <w:pStyle w:val="thongthuong"/>
              <w:ind w:firstLine="0"/>
            </w:pPr>
            <w:r>
              <w:t>Button</w:t>
            </w:r>
          </w:p>
        </w:tc>
        <w:tc>
          <w:tcPr>
            <w:tcW w:w="1418" w:type="dxa"/>
          </w:tcPr>
          <w:p w14:paraId="4EB774FF" w14:textId="77777777" w:rsidR="00C74871" w:rsidRDefault="00C74871" w:rsidP="009D1FA0">
            <w:pPr>
              <w:pStyle w:val="thongthuong"/>
              <w:ind w:firstLine="0"/>
            </w:pPr>
            <w:r>
              <w:t>Onclick</w:t>
            </w:r>
          </w:p>
        </w:tc>
      </w:tr>
    </w:tbl>
    <w:p w14:paraId="5DFBC3FF" w14:textId="77777777" w:rsidR="00C74871" w:rsidRDefault="00C74871" w:rsidP="00C74871"/>
    <w:p w14:paraId="1E9AF6C3" w14:textId="77777777" w:rsidR="00C74871" w:rsidRDefault="00C74871" w:rsidP="00C74871">
      <w:r>
        <w:rPr>
          <w:noProof/>
        </w:rPr>
        <w:drawing>
          <wp:inline distT="0" distB="0" distL="0" distR="0" wp14:anchorId="71704C8D" wp14:editId="7C35AA3D">
            <wp:extent cx="3238500" cy="1305088"/>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áo cá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59183" cy="1313423"/>
                    </a:xfrm>
                    <a:prstGeom prst="rect">
                      <a:avLst/>
                    </a:prstGeom>
                  </pic:spPr>
                </pic:pic>
              </a:graphicData>
            </a:graphic>
          </wp:inline>
        </w:drawing>
      </w:r>
    </w:p>
    <w:tbl>
      <w:tblPr>
        <w:tblStyle w:val="TableGrid"/>
        <w:tblW w:w="9493" w:type="dxa"/>
        <w:tblLook w:val="04A0" w:firstRow="1" w:lastRow="0" w:firstColumn="1" w:lastColumn="0" w:noHBand="0" w:noVBand="1"/>
      </w:tblPr>
      <w:tblGrid>
        <w:gridCol w:w="709"/>
        <w:gridCol w:w="2263"/>
        <w:gridCol w:w="3686"/>
        <w:gridCol w:w="1417"/>
        <w:gridCol w:w="1418"/>
      </w:tblGrid>
      <w:tr w:rsidR="00C74871" w:rsidRPr="00CE48E6" w14:paraId="13F1E2AC" w14:textId="77777777" w:rsidTr="009D1FA0">
        <w:tc>
          <w:tcPr>
            <w:tcW w:w="709" w:type="dxa"/>
          </w:tcPr>
          <w:p w14:paraId="39F96A9C" w14:textId="77777777" w:rsidR="00C74871" w:rsidRPr="00CE48E6" w:rsidRDefault="00C74871" w:rsidP="009D1FA0">
            <w:pPr>
              <w:pStyle w:val="thongthuong"/>
              <w:ind w:firstLine="0"/>
              <w:jc w:val="center"/>
              <w:rPr>
                <w:b/>
              </w:rPr>
            </w:pPr>
            <w:r w:rsidRPr="00CE48E6">
              <w:rPr>
                <w:b/>
              </w:rPr>
              <w:t>STT</w:t>
            </w:r>
          </w:p>
        </w:tc>
        <w:tc>
          <w:tcPr>
            <w:tcW w:w="2263" w:type="dxa"/>
          </w:tcPr>
          <w:p w14:paraId="307BBF5C" w14:textId="77777777" w:rsidR="00C74871" w:rsidRPr="00CE48E6" w:rsidRDefault="00C74871" w:rsidP="009D1FA0">
            <w:pPr>
              <w:pStyle w:val="thongthuong"/>
              <w:ind w:firstLine="0"/>
              <w:jc w:val="center"/>
              <w:rPr>
                <w:b/>
              </w:rPr>
            </w:pPr>
            <w:r w:rsidRPr="00CE48E6">
              <w:rPr>
                <w:b/>
              </w:rPr>
              <w:t>Tên trường</w:t>
            </w:r>
          </w:p>
        </w:tc>
        <w:tc>
          <w:tcPr>
            <w:tcW w:w="3686" w:type="dxa"/>
          </w:tcPr>
          <w:p w14:paraId="1668FA5A" w14:textId="77777777" w:rsidR="00C74871" w:rsidRPr="00CE48E6" w:rsidRDefault="00C74871" w:rsidP="009D1FA0">
            <w:pPr>
              <w:pStyle w:val="thongthuong"/>
              <w:ind w:firstLine="0"/>
              <w:jc w:val="center"/>
              <w:rPr>
                <w:b/>
              </w:rPr>
            </w:pPr>
            <w:r w:rsidRPr="00CE48E6">
              <w:rPr>
                <w:b/>
              </w:rPr>
              <w:t>Mô tả</w:t>
            </w:r>
          </w:p>
        </w:tc>
        <w:tc>
          <w:tcPr>
            <w:tcW w:w="1417" w:type="dxa"/>
          </w:tcPr>
          <w:p w14:paraId="5458FE93" w14:textId="77777777" w:rsidR="00C74871" w:rsidRPr="00CE48E6" w:rsidRDefault="00C74871" w:rsidP="009D1FA0">
            <w:pPr>
              <w:pStyle w:val="thongthuong"/>
              <w:ind w:firstLine="0"/>
              <w:jc w:val="center"/>
              <w:rPr>
                <w:b/>
              </w:rPr>
            </w:pPr>
            <w:r w:rsidRPr="00CE48E6">
              <w:rPr>
                <w:b/>
              </w:rPr>
              <w:t>Kiểu</w:t>
            </w:r>
          </w:p>
        </w:tc>
        <w:tc>
          <w:tcPr>
            <w:tcW w:w="1418" w:type="dxa"/>
          </w:tcPr>
          <w:p w14:paraId="752B29DC" w14:textId="77777777" w:rsidR="00C74871" w:rsidRPr="00CE48E6" w:rsidRDefault="00C74871" w:rsidP="009D1FA0">
            <w:pPr>
              <w:pStyle w:val="thongthuong"/>
              <w:ind w:firstLine="0"/>
              <w:jc w:val="center"/>
              <w:rPr>
                <w:b/>
              </w:rPr>
            </w:pPr>
            <w:r w:rsidRPr="00CE48E6">
              <w:rPr>
                <w:b/>
              </w:rPr>
              <w:t>Trạng thái</w:t>
            </w:r>
          </w:p>
        </w:tc>
      </w:tr>
      <w:tr w:rsidR="00C74871" w14:paraId="60216EB5" w14:textId="77777777" w:rsidTr="009D1FA0">
        <w:tc>
          <w:tcPr>
            <w:tcW w:w="709" w:type="dxa"/>
          </w:tcPr>
          <w:p w14:paraId="41919CCD" w14:textId="77777777" w:rsidR="00C74871" w:rsidRDefault="00C74871" w:rsidP="009D1FA0">
            <w:pPr>
              <w:pStyle w:val="thongthuong"/>
              <w:ind w:firstLine="0"/>
              <w:jc w:val="center"/>
            </w:pPr>
            <w:r>
              <w:t>1</w:t>
            </w:r>
          </w:p>
        </w:tc>
        <w:tc>
          <w:tcPr>
            <w:tcW w:w="2263" w:type="dxa"/>
          </w:tcPr>
          <w:p w14:paraId="0A3946C8" w14:textId="77777777" w:rsidR="00C74871" w:rsidRDefault="00C74871" w:rsidP="009D1FA0">
            <w:pPr>
              <w:pStyle w:val="thongthuong"/>
              <w:ind w:firstLine="0"/>
            </w:pPr>
            <w:r>
              <w:t>Từ ngày</w:t>
            </w:r>
          </w:p>
        </w:tc>
        <w:tc>
          <w:tcPr>
            <w:tcW w:w="3686" w:type="dxa"/>
          </w:tcPr>
          <w:p w14:paraId="525D261F" w14:textId="77777777" w:rsidR="00C74871" w:rsidRDefault="00C74871" w:rsidP="009D1FA0">
            <w:pPr>
              <w:pStyle w:val="thongthuong"/>
              <w:ind w:firstLine="0"/>
            </w:pPr>
            <w:r>
              <w:t>Chọn thời gian đầu kỳ</w:t>
            </w:r>
          </w:p>
        </w:tc>
        <w:tc>
          <w:tcPr>
            <w:tcW w:w="1417" w:type="dxa"/>
          </w:tcPr>
          <w:p w14:paraId="5A8C4754" w14:textId="77777777" w:rsidR="00C74871" w:rsidRDefault="00C74871" w:rsidP="009D1FA0">
            <w:pPr>
              <w:pStyle w:val="thongthuong"/>
              <w:ind w:firstLine="0"/>
            </w:pPr>
            <w:r>
              <w:t>Datetime</w:t>
            </w:r>
          </w:p>
        </w:tc>
        <w:tc>
          <w:tcPr>
            <w:tcW w:w="1418" w:type="dxa"/>
          </w:tcPr>
          <w:p w14:paraId="52995A13" w14:textId="77777777" w:rsidR="00C74871" w:rsidRDefault="00C74871" w:rsidP="009D1FA0">
            <w:pPr>
              <w:pStyle w:val="thongthuong"/>
              <w:ind w:firstLine="0"/>
            </w:pPr>
            <w:r>
              <w:t>Editable</w:t>
            </w:r>
          </w:p>
        </w:tc>
      </w:tr>
      <w:tr w:rsidR="00C74871" w14:paraId="680C737D" w14:textId="77777777" w:rsidTr="009D1FA0">
        <w:tc>
          <w:tcPr>
            <w:tcW w:w="709" w:type="dxa"/>
          </w:tcPr>
          <w:p w14:paraId="7DA0ED7E" w14:textId="77777777" w:rsidR="00C74871" w:rsidRDefault="00C74871" w:rsidP="009D1FA0">
            <w:pPr>
              <w:pStyle w:val="thongthuong"/>
              <w:ind w:firstLine="0"/>
              <w:jc w:val="center"/>
            </w:pPr>
            <w:r>
              <w:t>2</w:t>
            </w:r>
          </w:p>
        </w:tc>
        <w:tc>
          <w:tcPr>
            <w:tcW w:w="2263" w:type="dxa"/>
          </w:tcPr>
          <w:p w14:paraId="21C3EF84" w14:textId="77777777" w:rsidR="00C74871" w:rsidRDefault="00C74871" w:rsidP="009D1FA0">
            <w:pPr>
              <w:pStyle w:val="thongthuong"/>
              <w:ind w:firstLine="0"/>
            </w:pPr>
            <w:r>
              <w:t>Đến ngày</w:t>
            </w:r>
          </w:p>
        </w:tc>
        <w:tc>
          <w:tcPr>
            <w:tcW w:w="3686" w:type="dxa"/>
          </w:tcPr>
          <w:p w14:paraId="74C84E6D" w14:textId="77777777" w:rsidR="00C74871" w:rsidRDefault="00C74871" w:rsidP="00C74871">
            <w:pPr>
              <w:pStyle w:val="thongthuong"/>
              <w:ind w:firstLine="0"/>
            </w:pPr>
            <w:r>
              <w:t>Chọn thời gian cuối kỳ</w:t>
            </w:r>
          </w:p>
        </w:tc>
        <w:tc>
          <w:tcPr>
            <w:tcW w:w="1417" w:type="dxa"/>
          </w:tcPr>
          <w:p w14:paraId="4375A3A2" w14:textId="77777777" w:rsidR="00C74871" w:rsidRDefault="00C74871" w:rsidP="009D1FA0">
            <w:pPr>
              <w:pStyle w:val="thongthuong"/>
              <w:ind w:firstLine="0"/>
            </w:pPr>
            <w:r>
              <w:t>Datetime</w:t>
            </w:r>
          </w:p>
        </w:tc>
        <w:tc>
          <w:tcPr>
            <w:tcW w:w="1418" w:type="dxa"/>
          </w:tcPr>
          <w:p w14:paraId="13135765" w14:textId="77777777" w:rsidR="00C74871" w:rsidRDefault="00C74871" w:rsidP="009D1FA0">
            <w:pPr>
              <w:pStyle w:val="thongthuong"/>
              <w:ind w:firstLine="0"/>
            </w:pPr>
            <w:r>
              <w:t>Editable</w:t>
            </w:r>
          </w:p>
        </w:tc>
      </w:tr>
      <w:tr w:rsidR="00C74871" w14:paraId="67D74A3B" w14:textId="77777777" w:rsidTr="009D1FA0">
        <w:tc>
          <w:tcPr>
            <w:tcW w:w="709" w:type="dxa"/>
          </w:tcPr>
          <w:p w14:paraId="40B76C49" w14:textId="77777777" w:rsidR="00C74871" w:rsidRDefault="00C74871" w:rsidP="009D1FA0">
            <w:pPr>
              <w:pStyle w:val="thongthuong"/>
              <w:ind w:firstLine="0"/>
              <w:jc w:val="center"/>
            </w:pPr>
            <w:r>
              <w:t>3</w:t>
            </w:r>
          </w:p>
        </w:tc>
        <w:tc>
          <w:tcPr>
            <w:tcW w:w="2263" w:type="dxa"/>
          </w:tcPr>
          <w:p w14:paraId="57C1F93F" w14:textId="77777777" w:rsidR="00C74871" w:rsidRDefault="00C74871" w:rsidP="009D1FA0">
            <w:pPr>
              <w:pStyle w:val="thongthuong"/>
              <w:ind w:firstLine="0"/>
            </w:pPr>
            <w:r>
              <w:t>Nhà hảo tâm</w:t>
            </w:r>
          </w:p>
        </w:tc>
        <w:tc>
          <w:tcPr>
            <w:tcW w:w="3686" w:type="dxa"/>
          </w:tcPr>
          <w:p w14:paraId="4783BFBA" w14:textId="77777777" w:rsidR="00C74871" w:rsidRDefault="00C74871" w:rsidP="009D1FA0">
            <w:pPr>
              <w:pStyle w:val="thongthuong"/>
              <w:ind w:firstLine="0"/>
            </w:pPr>
            <w:r>
              <w:t>Chọn nhà hảo tâm</w:t>
            </w:r>
          </w:p>
        </w:tc>
        <w:tc>
          <w:tcPr>
            <w:tcW w:w="1417" w:type="dxa"/>
          </w:tcPr>
          <w:p w14:paraId="245F143F" w14:textId="77777777" w:rsidR="00C74871" w:rsidRDefault="00C74871" w:rsidP="00C74871">
            <w:pPr>
              <w:pStyle w:val="thongthuong"/>
              <w:ind w:firstLine="0"/>
            </w:pPr>
            <w:r>
              <w:t>Dropdown</w:t>
            </w:r>
          </w:p>
        </w:tc>
        <w:tc>
          <w:tcPr>
            <w:tcW w:w="1418" w:type="dxa"/>
          </w:tcPr>
          <w:p w14:paraId="6E9867E9" w14:textId="77777777" w:rsidR="00C74871" w:rsidRDefault="00C74871" w:rsidP="009D1FA0">
            <w:pPr>
              <w:pStyle w:val="thongthuong"/>
              <w:ind w:firstLine="0"/>
            </w:pPr>
            <w:r>
              <w:t>Editable</w:t>
            </w:r>
          </w:p>
        </w:tc>
      </w:tr>
      <w:tr w:rsidR="00C74871" w14:paraId="45C7627F" w14:textId="77777777" w:rsidTr="009D1FA0">
        <w:tc>
          <w:tcPr>
            <w:tcW w:w="709" w:type="dxa"/>
          </w:tcPr>
          <w:p w14:paraId="4947AB8D" w14:textId="77777777" w:rsidR="00C74871" w:rsidRDefault="00C74871" w:rsidP="009D1FA0">
            <w:pPr>
              <w:pStyle w:val="thongthuong"/>
              <w:ind w:firstLine="0"/>
              <w:jc w:val="center"/>
            </w:pPr>
            <w:r>
              <w:t>4</w:t>
            </w:r>
          </w:p>
        </w:tc>
        <w:tc>
          <w:tcPr>
            <w:tcW w:w="2263" w:type="dxa"/>
          </w:tcPr>
          <w:p w14:paraId="5D8D0C33" w14:textId="77777777" w:rsidR="00C74871" w:rsidRDefault="00C74871" w:rsidP="009D1FA0">
            <w:pPr>
              <w:pStyle w:val="thongthuong"/>
              <w:ind w:firstLine="0"/>
            </w:pPr>
            <w:r>
              <w:t>Bảng báo cáo</w:t>
            </w:r>
          </w:p>
        </w:tc>
        <w:tc>
          <w:tcPr>
            <w:tcW w:w="3686" w:type="dxa"/>
          </w:tcPr>
          <w:p w14:paraId="0719E16A" w14:textId="77777777" w:rsidR="00C74871" w:rsidRDefault="00C74871" w:rsidP="009D1FA0">
            <w:pPr>
              <w:pStyle w:val="thongthuong"/>
              <w:ind w:firstLine="0"/>
            </w:pPr>
            <w:r>
              <w:t>Hiển thị báo cáo</w:t>
            </w:r>
          </w:p>
        </w:tc>
        <w:tc>
          <w:tcPr>
            <w:tcW w:w="1417" w:type="dxa"/>
          </w:tcPr>
          <w:p w14:paraId="06E94DAB" w14:textId="77777777" w:rsidR="00C74871" w:rsidRDefault="00C74871" w:rsidP="009D1FA0">
            <w:pPr>
              <w:pStyle w:val="thongthuong"/>
              <w:ind w:firstLine="0"/>
            </w:pPr>
            <w:r>
              <w:t>Table</w:t>
            </w:r>
          </w:p>
        </w:tc>
        <w:tc>
          <w:tcPr>
            <w:tcW w:w="1418" w:type="dxa"/>
          </w:tcPr>
          <w:p w14:paraId="3F554867" w14:textId="77777777" w:rsidR="00C74871" w:rsidRDefault="00C74871" w:rsidP="009D1FA0">
            <w:pPr>
              <w:pStyle w:val="thongthuong"/>
              <w:ind w:firstLine="0"/>
            </w:pPr>
            <w:r>
              <w:t>Read-only</w:t>
            </w:r>
          </w:p>
        </w:tc>
      </w:tr>
      <w:tr w:rsidR="00C74871" w14:paraId="40AA9901" w14:textId="77777777" w:rsidTr="009D1FA0">
        <w:tc>
          <w:tcPr>
            <w:tcW w:w="709" w:type="dxa"/>
          </w:tcPr>
          <w:p w14:paraId="0D1A7C21" w14:textId="77777777" w:rsidR="00C74871" w:rsidRDefault="00C74871" w:rsidP="009D1FA0">
            <w:pPr>
              <w:pStyle w:val="thongthuong"/>
              <w:ind w:firstLine="0"/>
              <w:jc w:val="center"/>
            </w:pPr>
            <w:r>
              <w:t>5</w:t>
            </w:r>
          </w:p>
        </w:tc>
        <w:tc>
          <w:tcPr>
            <w:tcW w:w="2263" w:type="dxa"/>
          </w:tcPr>
          <w:p w14:paraId="4C18B73C" w14:textId="77777777" w:rsidR="00C74871" w:rsidRDefault="00C74871" w:rsidP="00C74871">
            <w:pPr>
              <w:pStyle w:val="thongthuong"/>
              <w:ind w:firstLine="0"/>
            </w:pPr>
            <w:r>
              <w:t>Báo cáo</w:t>
            </w:r>
          </w:p>
        </w:tc>
        <w:tc>
          <w:tcPr>
            <w:tcW w:w="3686" w:type="dxa"/>
          </w:tcPr>
          <w:p w14:paraId="6B3A49F1" w14:textId="77777777" w:rsidR="00C74871" w:rsidRDefault="00C74871" w:rsidP="009D1FA0">
            <w:pPr>
              <w:pStyle w:val="thongthuong"/>
              <w:ind w:firstLine="0"/>
            </w:pPr>
            <w:r>
              <w:t>Nhận thông tin báo cáo</w:t>
            </w:r>
          </w:p>
        </w:tc>
        <w:tc>
          <w:tcPr>
            <w:tcW w:w="1417" w:type="dxa"/>
          </w:tcPr>
          <w:p w14:paraId="363397E4" w14:textId="77777777" w:rsidR="00C74871" w:rsidRDefault="00C74871" w:rsidP="009D1FA0">
            <w:pPr>
              <w:pStyle w:val="thongthuong"/>
              <w:ind w:firstLine="0"/>
            </w:pPr>
            <w:r>
              <w:t>Button</w:t>
            </w:r>
          </w:p>
        </w:tc>
        <w:tc>
          <w:tcPr>
            <w:tcW w:w="1418" w:type="dxa"/>
          </w:tcPr>
          <w:p w14:paraId="7456CAAF" w14:textId="77777777" w:rsidR="00C74871" w:rsidRDefault="00C74871" w:rsidP="009D1FA0">
            <w:pPr>
              <w:pStyle w:val="thongthuong"/>
              <w:ind w:firstLine="0"/>
            </w:pPr>
            <w:r>
              <w:t>Onclick</w:t>
            </w:r>
          </w:p>
        </w:tc>
      </w:tr>
      <w:tr w:rsidR="00C74871" w14:paraId="6ADC0EEC" w14:textId="77777777" w:rsidTr="009D1FA0">
        <w:tc>
          <w:tcPr>
            <w:tcW w:w="709" w:type="dxa"/>
          </w:tcPr>
          <w:p w14:paraId="6BBC97E6" w14:textId="77777777" w:rsidR="00C74871" w:rsidRDefault="00C74871" w:rsidP="009D1FA0">
            <w:pPr>
              <w:pStyle w:val="thongthuong"/>
              <w:ind w:firstLine="0"/>
              <w:jc w:val="center"/>
            </w:pPr>
            <w:r>
              <w:t>6</w:t>
            </w:r>
          </w:p>
        </w:tc>
        <w:tc>
          <w:tcPr>
            <w:tcW w:w="2263" w:type="dxa"/>
          </w:tcPr>
          <w:p w14:paraId="3D1C38E8" w14:textId="77777777" w:rsidR="00C74871" w:rsidRDefault="00C74871" w:rsidP="009D1FA0">
            <w:pPr>
              <w:pStyle w:val="thongthuong"/>
              <w:ind w:firstLine="0"/>
            </w:pPr>
            <w:r>
              <w:t>Xuất excel</w:t>
            </w:r>
          </w:p>
        </w:tc>
        <w:tc>
          <w:tcPr>
            <w:tcW w:w="3686" w:type="dxa"/>
          </w:tcPr>
          <w:p w14:paraId="7EBFFAEA" w14:textId="77777777" w:rsidR="00C74871" w:rsidRDefault="00C74871" w:rsidP="009D1FA0">
            <w:pPr>
              <w:pStyle w:val="thongthuong"/>
              <w:ind w:firstLine="0"/>
            </w:pPr>
            <w:r>
              <w:t>Xuất thông tin hiển thị ra excel</w:t>
            </w:r>
          </w:p>
        </w:tc>
        <w:tc>
          <w:tcPr>
            <w:tcW w:w="1417" w:type="dxa"/>
          </w:tcPr>
          <w:p w14:paraId="2609CCA9" w14:textId="77777777" w:rsidR="00C74871" w:rsidRDefault="00C74871" w:rsidP="009D1FA0">
            <w:pPr>
              <w:pStyle w:val="thongthuong"/>
              <w:ind w:firstLine="0"/>
            </w:pPr>
            <w:r>
              <w:t>Button</w:t>
            </w:r>
          </w:p>
        </w:tc>
        <w:tc>
          <w:tcPr>
            <w:tcW w:w="1418" w:type="dxa"/>
          </w:tcPr>
          <w:p w14:paraId="60FD275D" w14:textId="77777777" w:rsidR="00C74871" w:rsidRDefault="00C74871" w:rsidP="009D1FA0">
            <w:pPr>
              <w:pStyle w:val="thongthuong"/>
              <w:ind w:firstLine="0"/>
            </w:pPr>
            <w:r>
              <w:t>Onclick</w:t>
            </w:r>
          </w:p>
        </w:tc>
      </w:tr>
    </w:tbl>
    <w:p w14:paraId="17356268" w14:textId="77777777" w:rsidR="00C74871" w:rsidRPr="00C74871" w:rsidRDefault="00C74871" w:rsidP="00C74871"/>
    <w:p w14:paraId="760CEE32" w14:textId="77777777" w:rsidR="000C78FA" w:rsidRPr="001846F9" w:rsidRDefault="000C78FA" w:rsidP="001846F9">
      <w:pPr>
        <w:pStyle w:val="Heading2"/>
        <w:spacing w:line="360" w:lineRule="auto"/>
        <w:rPr>
          <w:rFonts w:ascii="Times New Roman" w:hAnsi="Times New Roman" w:cs="Times New Roman"/>
          <w:b/>
          <w:color w:val="auto"/>
        </w:rPr>
      </w:pPr>
      <w:bookmarkStart w:id="66" w:name="_Toc38143566"/>
      <w:r w:rsidRPr="001846F9">
        <w:rPr>
          <w:rFonts w:ascii="Times New Roman" w:hAnsi="Times New Roman" w:cs="Times New Roman"/>
          <w:b/>
          <w:color w:val="auto"/>
        </w:rPr>
        <w:t>3.2. Thiết kế cơ sở dữ liệu</w:t>
      </w:r>
      <w:bookmarkEnd w:id="66"/>
    </w:p>
    <w:p w14:paraId="691AD9C4" w14:textId="77777777" w:rsidR="006E45C1" w:rsidRDefault="000C78FA" w:rsidP="006E45C1">
      <w:pPr>
        <w:pStyle w:val="Heading3"/>
        <w:spacing w:line="360" w:lineRule="auto"/>
        <w:rPr>
          <w:rFonts w:ascii="Times New Roman" w:hAnsi="Times New Roman" w:cs="Times New Roman"/>
          <w:b/>
          <w:i/>
          <w:color w:val="auto"/>
          <w:sz w:val="26"/>
          <w:szCs w:val="26"/>
        </w:rPr>
      </w:pPr>
      <w:r w:rsidRPr="001846F9">
        <w:rPr>
          <w:rFonts w:ascii="Times New Roman" w:hAnsi="Times New Roman" w:cs="Times New Roman"/>
          <w:b/>
          <w:color w:val="auto"/>
          <w:sz w:val="26"/>
          <w:szCs w:val="26"/>
        </w:rPr>
        <w:tab/>
      </w:r>
      <w:bookmarkStart w:id="67" w:name="_Toc38143567"/>
      <w:r w:rsidRPr="001846F9">
        <w:rPr>
          <w:rFonts w:ascii="Times New Roman" w:hAnsi="Times New Roman" w:cs="Times New Roman"/>
          <w:b/>
          <w:i/>
          <w:color w:val="auto"/>
          <w:sz w:val="26"/>
          <w:szCs w:val="26"/>
        </w:rPr>
        <w:t>3.2.1. Mức khái niệm</w:t>
      </w:r>
      <w:bookmarkEnd w:id="67"/>
    </w:p>
    <w:p w14:paraId="462119BB" w14:textId="035A8E01" w:rsidR="006E45C1" w:rsidRDefault="006E45C1" w:rsidP="006E45C1">
      <w:pPr>
        <w:ind w:left="1440"/>
        <w:rPr>
          <w:i/>
        </w:rPr>
      </w:pPr>
      <w:r w:rsidRPr="006E45C1">
        <w:rPr>
          <w:i/>
        </w:rPr>
        <w:t>3.2.1.1. Xác định các thực thể</w:t>
      </w:r>
    </w:p>
    <w:p w14:paraId="44067083" w14:textId="77777777" w:rsidR="009951A4" w:rsidRDefault="009951A4" w:rsidP="006E45C1">
      <w:pPr>
        <w:ind w:left="1440"/>
        <w:rPr>
          <w:i/>
        </w:rPr>
      </w:pPr>
    </w:p>
    <w:tbl>
      <w:tblPr>
        <w:tblStyle w:val="GridTable3"/>
        <w:tblW w:w="4800" w:type="dxa"/>
        <w:jc w:val="center"/>
        <w:tblLayout w:type="fixed"/>
        <w:tblLook w:val="0600" w:firstRow="0" w:lastRow="0" w:firstColumn="0" w:lastColumn="0" w:noHBand="1" w:noVBand="1"/>
      </w:tblPr>
      <w:tblGrid>
        <w:gridCol w:w="945"/>
        <w:gridCol w:w="3855"/>
      </w:tblGrid>
      <w:tr w:rsidR="006E45C1" w14:paraId="215CF986" w14:textId="77777777" w:rsidTr="00BC5D4D">
        <w:trPr>
          <w:trHeight w:val="567"/>
          <w:jc w:val="center"/>
        </w:trPr>
        <w:tc>
          <w:tcPr>
            <w:tcW w:w="945" w:type="dxa"/>
            <w:shd w:val="clear" w:color="auto" w:fill="FFFFFF" w:themeFill="background1"/>
          </w:tcPr>
          <w:p w14:paraId="7EE4F97D" w14:textId="77777777" w:rsidR="006E45C1" w:rsidRDefault="006E45C1" w:rsidP="00D23EB7">
            <w:pPr>
              <w:widowControl w:val="0"/>
              <w:pBdr>
                <w:top w:val="nil"/>
                <w:left w:val="nil"/>
                <w:bottom w:val="nil"/>
                <w:right w:val="nil"/>
                <w:between w:val="nil"/>
              </w:pBdr>
              <w:spacing w:before="120" w:after="120" w:line="312" w:lineRule="auto"/>
              <w:ind w:left="-90"/>
              <w:jc w:val="center"/>
              <w:rPr>
                <w:rFonts w:eastAsia="Times New Roman" w:cs="Times New Roman"/>
                <w:b/>
                <w:szCs w:val="26"/>
              </w:rPr>
            </w:pPr>
            <w:r>
              <w:rPr>
                <w:rFonts w:eastAsia="Times New Roman" w:cs="Times New Roman"/>
                <w:b/>
                <w:szCs w:val="26"/>
              </w:rPr>
              <w:lastRenderedPageBreak/>
              <w:t>STT</w:t>
            </w:r>
          </w:p>
        </w:tc>
        <w:tc>
          <w:tcPr>
            <w:tcW w:w="3855" w:type="dxa"/>
            <w:shd w:val="clear" w:color="auto" w:fill="FFFFFF" w:themeFill="background1"/>
          </w:tcPr>
          <w:p w14:paraId="31443975" w14:textId="77777777" w:rsidR="006E45C1" w:rsidRDefault="006E45C1" w:rsidP="00D23EB7">
            <w:pPr>
              <w:widowControl w:val="0"/>
              <w:pBdr>
                <w:top w:val="nil"/>
                <w:left w:val="nil"/>
                <w:bottom w:val="nil"/>
                <w:right w:val="nil"/>
                <w:between w:val="nil"/>
              </w:pBdr>
              <w:spacing w:before="120" w:after="120" w:line="312" w:lineRule="auto"/>
              <w:jc w:val="center"/>
              <w:rPr>
                <w:rFonts w:eastAsia="Times New Roman" w:cs="Times New Roman"/>
                <w:b/>
                <w:szCs w:val="26"/>
              </w:rPr>
            </w:pPr>
            <w:r>
              <w:rPr>
                <w:rFonts w:eastAsia="Times New Roman" w:cs="Times New Roman"/>
                <w:b/>
                <w:szCs w:val="26"/>
              </w:rPr>
              <w:t>Tên Thực Thể</w:t>
            </w:r>
          </w:p>
        </w:tc>
      </w:tr>
      <w:tr w:rsidR="006E45C1" w14:paraId="741EBF9D" w14:textId="77777777" w:rsidTr="00E52A43">
        <w:trPr>
          <w:trHeight w:val="567"/>
          <w:jc w:val="center"/>
        </w:trPr>
        <w:tc>
          <w:tcPr>
            <w:tcW w:w="945" w:type="dxa"/>
          </w:tcPr>
          <w:p w14:paraId="06DD501E" w14:textId="77777777" w:rsidR="006E45C1" w:rsidRDefault="006E45C1" w:rsidP="00D23EB7">
            <w:pPr>
              <w:widowControl w:val="0"/>
              <w:pBdr>
                <w:top w:val="nil"/>
                <w:left w:val="nil"/>
                <w:bottom w:val="nil"/>
                <w:right w:val="nil"/>
                <w:between w:val="nil"/>
              </w:pBdr>
              <w:spacing w:before="120" w:after="120" w:line="312" w:lineRule="auto"/>
              <w:jc w:val="center"/>
              <w:rPr>
                <w:rFonts w:eastAsia="Times New Roman" w:cs="Times New Roman"/>
                <w:szCs w:val="26"/>
              </w:rPr>
            </w:pPr>
            <w:r>
              <w:rPr>
                <w:rFonts w:eastAsia="Times New Roman" w:cs="Times New Roman"/>
                <w:szCs w:val="26"/>
              </w:rPr>
              <w:t>1</w:t>
            </w:r>
          </w:p>
        </w:tc>
        <w:tc>
          <w:tcPr>
            <w:tcW w:w="3855" w:type="dxa"/>
          </w:tcPr>
          <w:p w14:paraId="7357387B" w14:textId="77777777" w:rsidR="006E45C1" w:rsidRDefault="006E45C1" w:rsidP="00D23EB7">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NHÓM NGƯỜI DÙNG</w:t>
            </w:r>
          </w:p>
        </w:tc>
      </w:tr>
      <w:tr w:rsidR="006E45C1" w14:paraId="53E6C604" w14:textId="77777777" w:rsidTr="00E52A43">
        <w:trPr>
          <w:trHeight w:val="567"/>
          <w:jc w:val="center"/>
        </w:trPr>
        <w:tc>
          <w:tcPr>
            <w:tcW w:w="945" w:type="dxa"/>
          </w:tcPr>
          <w:p w14:paraId="5AA9F0D4" w14:textId="77777777" w:rsidR="006E45C1" w:rsidRDefault="006E45C1" w:rsidP="00D23EB7">
            <w:pPr>
              <w:widowControl w:val="0"/>
              <w:pBdr>
                <w:top w:val="nil"/>
                <w:left w:val="nil"/>
                <w:bottom w:val="nil"/>
                <w:right w:val="nil"/>
                <w:between w:val="nil"/>
              </w:pBdr>
              <w:spacing w:before="120" w:after="120" w:line="312" w:lineRule="auto"/>
              <w:jc w:val="center"/>
              <w:rPr>
                <w:rFonts w:eastAsia="Times New Roman" w:cs="Times New Roman"/>
                <w:szCs w:val="26"/>
              </w:rPr>
            </w:pPr>
            <w:r>
              <w:rPr>
                <w:rFonts w:eastAsia="Times New Roman" w:cs="Times New Roman"/>
                <w:szCs w:val="26"/>
              </w:rPr>
              <w:t>2</w:t>
            </w:r>
          </w:p>
        </w:tc>
        <w:tc>
          <w:tcPr>
            <w:tcW w:w="3855" w:type="dxa"/>
          </w:tcPr>
          <w:p w14:paraId="4488EC87" w14:textId="77777777" w:rsidR="006E45C1" w:rsidRDefault="006E45C1" w:rsidP="00D23EB7">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NGƯỜI DÙNG</w:t>
            </w:r>
          </w:p>
        </w:tc>
      </w:tr>
      <w:tr w:rsidR="006E45C1" w14:paraId="30EC729D" w14:textId="77777777" w:rsidTr="00E52A43">
        <w:trPr>
          <w:trHeight w:val="567"/>
          <w:jc w:val="center"/>
        </w:trPr>
        <w:tc>
          <w:tcPr>
            <w:tcW w:w="945" w:type="dxa"/>
          </w:tcPr>
          <w:p w14:paraId="57477286" w14:textId="77777777" w:rsidR="006E45C1" w:rsidRDefault="006E45C1" w:rsidP="00D23EB7">
            <w:pPr>
              <w:widowControl w:val="0"/>
              <w:pBdr>
                <w:top w:val="nil"/>
                <w:left w:val="nil"/>
                <w:bottom w:val="nil"/>
                <w:right w:val="nil"/>
                <w:between w:val="nil"/>
              </w:pBdr>
              <w:spacing w:before="120" w:after="120" w:line="312" w:lineRule="auto"/>
              <w:jc w:val="center"/>
              <w:rPr>
                <w:rFonts w:eastAsia="Times New Roman" w:cs="Times New Roman"/>
                <w:szCs w:val="26"/>
              </w:rPr>
            </w:pPr>
            <w:r>
              <w:rPr>
                <w:rFonts w:eastAsia="Times New Roman" w:cs="Times New Roman"/>
                <w:szCs w:val="26"/>
              </w:rPr>
              <w:t>3</w:t>
            </w:r>
          </w:p>
        </w:tc>
        <w:tc>
          <w:tcPr>
            <w:tcW w:w="3855" w:type="dxa"/>
          </w:tcPr>
          <w:p w14:paraId="6B016E2C" w14:textId="77777777" w:rsidR="006E45C1" w:rsidRDefault="006E45C1" w:rsidP="00D23EB7">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GÓP Ý</w:t>
            </w:r>
          </w:p>
        </w:tc>
      </w:tr>
      <w:tr w:rsidR="006E45C1" w14:paraId="3C04A1F6" w14:textId="77777777" w:rsidTr="00E52A43">
        <w:trPr>
          <w:trHeight w:val="567"/>
          <w:jc w:val="center"/>
        </w:trPr>
        <w:tc>
          <w:tcPr>
            <w:tcW w:w="945" w:type="dxa"/>
          </w:tcPr>
          <w:p w14:paraId="79F5C8C6" w14:textId="77777777" w:rsidR="006E45C1" w:rsidRDefault="006E45C1" w:rsidP="00D23EB7">
            <w:pPr>
              <w:widowControl w:val="0"/>
              <w:pBdr>
                <w:top w:val="nil"/>
                <w:left w:val="nil"/>
                <w:bottom w:val="nil"/>
                <w:right w:val="nil"/>
                <w:between w:val="nil"/>
              </w:pBdr>
              <w:spacing w:before="120" w:after="120" w:line="312" w:lineRule="auto"/>
              <w:jc w:val="center"/>
              <w:rPr>
                <w:rFonts w:eastAsia="Times New Roman" w:cs="Times New Roman"/>
                <w:szCs w:val="26"/>
              </w:rPr>
            </w:pPr>
            <w:r>
              <w:rPr>
                <w:rFonts w:eastAsia="Times New Roman" w:cs="Times New Roman"/>
                <w:szCs w:val="26"/>
              </w:rPr>
              <w:t>4</w:t>
            </w:r>
          </w:p>
        </w:tc>
        <w:tc>
          <w:tcPr>
            <w:tcW w:w="3855" w:type="dxa"/>
          </w:tcPr>
          <w:p w14:paraId="652448AB" w14:textId="77777777" w:rsidR="006E45C1" w:rsidRDefault="00433EDE" w:rsidP="00D23EB7">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 xml:space="preserve">BÀI </w:t>
            </w:r>
            <w:r w:rsidR="006E45C1">
              <w:rPr>
                <w:rFonts w:eastAsia="Times New Roman" w:cs="Times New Roman"/>
                <w:szCs w:val="26"/>
              </w:rPr>
              <w:t>KHẢO SÁT</w:t>
            </w:r>
          </w:p>
        </w:tc>
      </w:tr>
      <w:tr w:rsidR="006E45C1" w14:paraId="268E9568" w14:textId="77777777" w:rsidTr="00E52A43">
        <w:trPr>
          <w:trHeight w:val="567"/>
          <w:jc w:val="center"/>
        </w:trPr>
        <w:tc>
          <w:tcPr>
            <w:tcW w:w="945" w:type="dxa"/>
          </w:tcPr>
          <w:p w14:paraId="18C62C0B" w14:textId="77777777" w:rsidR="006E45C1" w:rsidRDefault="006E45C1" w:rsidP="00D23EB7">
            <w:pPr>
              <w:widowControl w:val="0"/>
              <w:pBdr>
                <w:top w:val="nil"/>
                <w:left w:val="nil"/>
                <w:bottom w:val="nil"/>
                <w:right w:val="nil"/>
                <w:between w:val="nil"/>
              </w:pBdr>
              <w:spacing w:before="120" w:after="120" w:line="312" w:lineRule="auto"/>
              <w:jc w:val="center"/>
              <w:rPr>
                <w:rFonts w:eastAsia="Times New Roman" w:cs="Times New Roman"/>
                <w:szCs w:val="26"/>
              </w:rPr>
            </w:pPr>
            <w:r>
              <w:rPr>
                <w:rFonts w:eastAsia="Times New Roman" w:cs="Times New Roman"/>
                <w:szCs w:val="26"/>
              </w:rPr>
              <w:t>5</w:t>
            </w:r>
          </w:p>
        </w:tc>
        <w:tc>
          <w:tcPr>
            <w:tcW w:w="3855" w:type="dxa"/>
          </w:tcPr>
          <w:p w14:paraId="05945507" w14:textId="77777777" w:rsidR="006E45C1" w:rsidRDefault="006E45C1" w:rsidP="00D23EB7">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HOẠT ĐỘNG THIỆN NGUYỆN</w:t>
            </w:r>
          </w:p>
        </w:tc>
      </w:tr>
      <w:tr w:rsidR="006E45C1" w14:paraId="78ACB944" w14:textId="77777777" w:rsidTr="00E52A43">
        <w:trPr>
          <w:trHeight w:val="567"/>
          <w:jc w:val="center"/>
        </w:trPr>
        <w:tc>
          <w:tcPr>
            <w:tcW w:w="945" w:type="dxa"/>
          </w:tcPr>
          <w:p w14:paraId="47068289" w14:textId="77777777" w:rsidR="006E45C1" w:rsidRDefault="006E45C1" w:rsidP="00D23EB7">
            <w:pPr>
              <w:widowControl w:val="0"/>
              <w:pBdr>
                <w:top w:val="nil"/>
                <w:left w:val="nil"/>
                <w:bottom w:val="nil"/>
                <w:right w:val="nil"/>
                <w:between w:val="nil"/>
              </w:pBdr>
              <w:spacing w:before="120" w:after="120" w:line="312" w:lineRule="auto"/>
              <w:jc w:val="center"/>
              <w:rPr>
                <w:rFonts w:eastAsia="Times New Roman" w:cs="Times New Roman"/>
                <w:szCs w:val="26"/>
              </w:rPr>
            </w:pPr>
            <w:r>
              <w:rPr>
                <w:rFonts w:eastAsia="Times New Roman" w:cs="Times New Roman"/>
                <w:szCs w:val="26"/>
              </w:rPr>
              <w:t>6</w:t>
            </w:r>
          </w:p>
        </w:tc>
        <w:tc>
          <w:tcPr>
            <w:tcW w:w="3855" w:type="dxa"/>
          </w:tcPr>
          <w:p w14:paraId="5FCA8DBF" w14:textId="77777777" w:rsidR="006E45C1" w:rsidRDefault="006E45C1"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 xml:space="preserve">TIN </w:t>
            </w:r>
            <w:r w:rsidR="00433EDE">
              <w:rPr>
                <w:rFonts w:eastAsia="Times New Roman" w:cs="Times New Roman"/>
                <w:szCs w:val="26"/>
              </w:rPr>
              <w:t>TỨC</w:t>
            </w:r>
          </w:p>
        </w:tc>
      </w:tr>
      <w:tr w:rsidR="006E45C1" w14:paraId="709D79CA" w14:textId="77777777" w:rsidTr="00E52A43">
        <w:trPr>
          <w:trHeight w:val="567"/>
          <w:jc w:val="center"/>
        </w:trPr>
        <w:tc>
          <w:tcPr>
            <w:tcW w:w="945" w:type="dxa"/>
          </w:tcPr>
          <w:p w14:paraId="154C6097" w14:textId="77777777" w:rsidR="006E45C1" w:rsidRDefault="006E45C1" w:rsidP="00D23EB7">
            <w:pPr>
              <w:widowControl w:val="0"/>
              <w:pBdr>
                <w:top w:val="nil"/>
                <w:left w:val="nil"/>
                <w:bottom w:val="nil"/>
                <w:right w:val="nil"/>
                <w:between w:val="nil"/>
              </w:pBdr>
              <w:spacing w:before="120" w:after="120" w:line="312" w:lineRule="auto"/>
              <w:jc w:val="center"/>
              <w:rPr>
                <w:rFonts w:eastAsia="Times New Roman" w:cs="Times New Roman"/>
                <w:szCs w:val="26"/>
              </w:rPr>
            </w:pPr>
            <w:r>
              <w:rPr>
                <w:rFonts w:eastAsia="Times New Roman" w:cs="Times New Roman"/>
                <w:szCs w:val="26"/>
              </w:rPr>
              <w:t>7</w:t>
            </w:r>
          </w:p>
        </w:tc>
        <w:tc>
          <w:tcPr>
            <w:tcW w:w="3855" w:type="dxa"/>
          </w:tcPr>
          <w:p w14:paraId="2E223023" w14:textId="77777777" w:rsidR="006E45C1" w:rsidRDefault="00433EDE" w:rsidP="00D23EB7">
            <w:pPr>
              <w:keepNext/>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 xml:space="preserve">QUỸ </w:t>
            </w:r>
            <w:r w:rsidR="006E45C1">
              <w:rPr>
                <w:rFonts w:eastAsia="Times New Roman" w:cs="Times New Roman"/>
                <w:szCs w:val="26"/>
              </w:rPr>
              <w:t>ĐIỂM DANH</w:t>
            </w:r>
          </w:p>
        </w:tc>
      </w:tr>
    </w:tbl>
    <w:p w14:paraId="64563ABC" w14:textId="77777777" w:rsidR="00536B71" w:rsidRDefault="00536B71" w:rsidP="00536B71">
      <w:pPr>
        <w:pStyle w:val="Caption1"/>
      </w:pPr>
      <w:bookmarkStart w:id="68" w:name="_Toc38309983"/>
      <w:r>
        <w:t xml:space="preserve">Bảng </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15</w:t>
      </w:r>
      <w:r w:rsidR="001C6E58">
        <w:rPr>
          <w:noProof/>
        </w:rPr>
        <w:fldChar w:fldCharType="end"/>
      </w:r>
      <w:r>
        <w:t>: Các thực thể trong hệ thống.</w:t>
      </w:r>
      <w:bookmarkEnd w:id="68"/>
    </w:p>
    <w:p w14:paraId="5B181DFB" w14:textId="77777777" w:rsidR="006E45C1" w:rsidRDefault="006E45C1" w:rsidP="006E45C1">
      <w:pPr>
        <w:ind w:left="1440"/>
        <w:rPr>
          <w:i/>
        </w:rPr>
      </w:pPr>
      <w:r w:rsidRPr="006E45C1">
        <w:rPr>
          <w:i/>
        </w:rPr>
        <w:t>3.2.1.2. Xác định mối quan hệ giữa các thực thể</w:t>
      </w:r>
    </w:p>
    <w:tbl>
      <w:tblPr>
        <w:tblStyle w:val="GridTable3"/>
        <w:tblW w:w="8655" w:type="dxa"/>
        <w:jc w:val="center"/>
        <w:tblLayout w:type="fixed"/>
        <w:tblLook w:val="0600" w:firstRow="0" w:lastRow="0" w:firstColumn="0" w:lastColumn="0" w:noHBand="1" w:noVBand="1"/>
      </w:tblPr>
      <w:tblGrid>
        <w:gridCol w:w="2263"/>
        <w:gridCol w:w="2552"/>
        <w:gridCol w:w="3840"/>
      </w:tblGrid>
      <w:tr w:rsidR="00433EDE" w14:paraId="1397B735" w14:textId="77777777" w:rsidTr="00433EDE">
        <w:trPr>
          <w:trHeight w:val="567"/>
          <w:jc w:val="center"/>
        </w:trPr>
        <w:tc>
          <w:tcPr>
            <w:tcW w:w="2263" w:type="dxa"/>
          </w:tcPr>
          <w:p w14:paraId="4742FE4D" w14:textId="77777777" w:rsidR="00433EDE" w:rsidRDefault="00433EDE" w:rsidP="00433EDE">
            <w:pPr>
              <w:widowControl w:val="0"/>
              <w:pBdr>
                <w:top w:val="nil"/>
                <w:left w:val="nil"/>
                <w:bottom w:val="nil"/>
                <w:right w:val="nil"/>
                <w:between w:val="nil"/>
              </w:pBdr>
              <w:spacing w:before="120" w:after="120" w:line="312" w:lineRule="auto"/>
              <w:jc w:val="center"/>
              <w:rPr>
                <w:rFonts w:eastAsia="Times New Roman" w:cs="Times New Roman"/>
                <w:b/>
                <w:szCs w:val="26"/>
              </w:rPr>
            </w:pPr>
            <w:r>
              <w:rPr>
                <w:rFonts w:eastAsia="Times New Roman" w:cs="Times New Roman"/>
                <w:b/>
                <w:szCs w:val="26"/>
              </w:rPr>
              <w:t>Thực thể</w:t>
            </w:r>
          </w:p>
        </w:tc>
        <w:tc>
          <w:tcPr>
            <w:tcW w:w="2552" w:type="dxa"/>
          </w:tcPr>
          <w:p w14:paraId="70229AD3" w14:textId="77777777" w:rsidR="00433EDE" w:rsidRDefault="00433EDE" w:rsidP="00433EDE">
            <w:pPr>
              <w:widowControl w:val="0"/>
              <w:pBdr>
                <w:top w:val="nil"/>
                <w:left w:val="nil"/>
                <w:bottom w:val="nil"/>
                <w:right w:val="nil"/>
                <w:between w:val="nil"/>
              </w:pBdr>
              <w:spacing w:before="120" w:after="120" w:line="312" w:lineRule="auto"/>
              <w:jc w:val="center"/>
              <w:rPr>
                <w:rFonts w:eastAsia="Times New Roman" w:cs="Times New Roman"/>
                <w:b/>
                <w:szCs w:val="26"/>
              </w:rPr>
            </w:pPr>
            <w:r>
              <w:rPr>
                <w:rFonts w:eastAsia="Times New Roman" w:cs="Times New Roman"/>
                <w:b/>
                <w:szCs w:val="26"/>
              </w:rPr>
              <w:t>Quan hệ</w:t>
            </w:r>
          </w:p>
        </w:tc>
        <w:tc>
          <w:tcPr>
            <w:tcW w:w="3840" w:type="dxa"/>
          </w:tcPr>
          <w:p w14:paraId="7A9A7C19" w14:textId="77777777" w:rsidR="00433EDE" w:rsidRDefault="00433EDE" w:rsidP="00433EDE">
            <w:pPr>
              <w:widowControl w:val="0"/>
              <w:pBdr>
                <w:top w:val="nil"/>
                <w:left w:val="nil"/>
                <w:bottom w:val="nil"/>
                <w:right w:val="nil"/>
                <w:between w:val="nil"/>
              </w:pBdr>
              <w:spacing w:before="120" w:after="120" w:line="312" w:lineRule="auto"/>
              <w:jc w:val="center"/>
              <w:rPr>
                <w:rFonts w:eastAsia="Times New Roman" w:cs="Times New Roman"/>
                <w:b/>
                <w:szCs w:val="26"/>
              </w:rPr>
            </w:pPr>
            <w:r>
              <w:rPr>
                <w:rFonts w:eastAsia="Times New Roman" w:cs="Times New Roman"/>
                <w:b/>
                <w:szCs w:val="26"/>
              </w:rPr>
              <w:t>Thực thể</w:t>
            </w:r>
          </w:p>
        </w:tc>
      </w:tr>
      <w:tr w:rsidR="00433EDE" w14:paraId="2A967DAF" w14:textId="77777777" w:rsidTr="00433EDE">
        <w:trPr>
          <w:trHeight w:val="567"/>
          <w:jc w:val="center"/>
        </w:trPr>
        <w:tc>
          <w:tcPr>
            <w:tcW w:w="2263" w:type="dxa"/>
          </w:tcPr>
          <w:p w14:paraId="3E5C23ED"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6FDB135C"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Nạp tiền</w:t>
            </w:r>
          </w:p>
        </w:tc>
        <w:tc>
          <w:tcPr>
            <w:tcW w:w="3840" w:type="dxa"/>
          </w:tcPr>
          <w:p w14:paraId="4282AF93"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r>
      <w:tr w:rsidR="00433EDE" w14:paraId="27D827CF" w14:textId="77777777" w:rsidTr="00433EDE">
        <w:trPr>
          <w:trHeight w:val="567"/>
          <w:jc w:val="center"/>
        </w:trPr>
        <w:tc>
          <w:tcPr>
            <w:tcW w:w="2263" w:type="dxa"/>
          </w:tcPr>
          <w:p w14:paraId="6A606FE6"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10B1B5C8"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Thuộc</w:t>
            </w:r>
          </w:p>
        </w:tc>
        <w:tc>
          <w:tcPr>
            <w:tcW w:w="3840" w:type="dxa"/>
          </w:tcPr>
          <w:p w14:paraId="0C976A5D"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NHÓM NGƯỜI DÙNG</w:t>
            </w:r>
          </w:p>
        </w:tc>
      </w:tr>
      <w:tr w:rsidR="00433EDE" w14:paraId="12054A19" w14:textId="77777777" w:rsidTr="00433EDE">
        <w:trPr>
          <w:trHeight w:val="567"/>
          <w:jc w:val="center"/>
        </w:trPr>
        <w:tc>
          <w:tcPr>
            <w:tcW w:w="2263" w:type="dxa"/>
          </w:tcPr>
          <w:p w14:paraId="2A7C089E"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736355C2"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Đăng tải</w:t>
            </w:r>
          </w:p>
        </w:tc>
        <w:tc>
          <w:tcPr>
            <w:tcW w:w="3840" w:type="dxa"/>
          </w:tcPr>
          <w:p w14:paraId="44DDF4CE"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BÀI KHẢO SÁT</w:t>
            </w:r>
          </w:p>
        </w:tc>
      </w:tr>
      <w:tr w:rsidR="00433EDE" w14:paraId="3750CF4C" w14:textId="77777777" w:rsidTr="00433EDE">
        <w:trPr>
          <w:trHeight w:val="567"/>
          <w:jc w:val="center"/>
        </w:trPr>
        <w:tc>
          <w:tcPr>
            <w:tcW w:w="2263" w:type="dxa"/>
          </w:tcPr>
          <w:p w14:paraId="6FF84A97"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235274D3"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Có</w:t>
            </w:r>
          </w:p>
        </w:tc>
        <w:tc>
          <w:tcPr>
            <w:tcW w:w="3840" w:type="dxa"/>
          </w:tcPr>
          <w:p w14:paraId="2D5880C5"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BÀI KHẢO SÁT</w:t>
            </w:r>
          </w:p>
        </w:tc>
      </w:tr>
      <w:tr w:rsidR="00433EDE" w14:paraId="2328AA46" w14:textId="77777777" w:rsidTr="00433EDE">
        <w:trPr>
          <w:trHeight w:val="567"/>
          <w:jc w:val="center"/>
        </w:trPr>
        <w:tc>
          <w:tcPr>
            <w:tcW w:w="2263" w:type="dxa"/>
          </w:tcPr>
          <w:p w14:paraId="322D6642"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12B8CF0A"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Thực hiện khảo sát</w:t>
            </w:r>
          </w:p>
        </w:tc>
        <w:tc>
          <w:tcPr>
            <w:tcW w:w="3840" w:type="dxa"/>
          </w:tcPr>
          <w:p w14:paraId="56EB7D09"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BÀI KHẢO SÁT</w:t>
            </w:r>
          </w:p>
        </w:tc>
      </w:tr>
      <w:tr w:rsidR="00433EDE" w14:paraId="418A064C" w14:textId="77777777" w:rsidTr="00433EDE">
        <w:trPr>
          <w:trHeight w:val="567"/>
          <w:jc w:val="center"/>
        </w:trPr>
        <w:tc>
          <w:tcPr>
            <w:tcW w:w="2263" w:type="dxa"/>
          </w:tcPr>
          <w:p w14:paraId="6A18F766"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5AD7F831" w14:textId="77777777" w:rsidR="00433EDE" w:rsidDel="006D675C"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Tài trợ</w:t>
            </w:r>
          </w:p>
        </w:tc>
        <w:tc>
          <w:tcPr>
            <w:tcW w:w="3840" w:type="dxa"/>
          </w:tcPr>
          <w:p w14:paraId="2A595E79"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QUỸ ĐIỂM DANH</w:t>
            </w:r>
          </w:p>
        </w:tc>
      </w:tr>
      <w:tr w:rsidR="00433EDE" w14:paraId="749E39D2" w14:textId="77777777" w:rsidTr="00433EDE">
        <w:trPr>
          <w:trHeight w:val="567"/>
          <w:jc w:val="center"/>
        </w:trPr>
        <w:tc>
          <w:tcPr>
            <w:tcW w:w="2263" w:type="dxa"/>
          </w:tcPr>
          <w:p w14:paraId="6720703E"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627EE42C"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Thực hiện điểm danh</w:t>
            </w:r>
          </w:p>
        </w:tc>
        <w:tc>
          <w:tcPr>
            <w:tcW w:w="3840" w:type="dxa"/>
          </w:tcPr>
          <w:p w14:paraId="39044A2C"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QUỸ ĐIỂM DANH</w:t>
            </w:r>
          </w:p>
        </w:tc>
      </w:tr>
      <w:tr w:rsidR="00433EDE" w14:paraId="2775FFC2" w14:textId="77777777" w:rsidTr="00433EDE">
        <w:trPr>
          <w:trHeight w:val="567"/>
          <w:jc w:val="center"/>
        </w:trPr>
        <w:tc>
          <w:tcPr>
            <w:tcW w:w="2263" w:type="dxa"/>
          </w:tcPr>
          <w:p w14:paraId="751D2433"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7A029C8E" w14:textId="77777777" w:rsidR="00433EDE" w:rsidDel="006D675C"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Đăng tải</w:t>
            </w:r>
          </w:p>
        </w:tc>
        <w:tc>
          <w:tcPr>
            <w:tcW w:w="3840" w:type="dxa"/>
          </w:tcPr>
          <w:p w14:paraId="513CE04E"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HOẠT ĐỘNG THIỆN NGUYỆN</w:t>
            </w:r>
          </w:p>
        </w:tc>
      </w:tr>
      <w:tr w:rsidR="00433EDE" w14:paraId="51E5C294" w14:textId="77777777" w:rsidTr="00433EDE">
        <w:trPr>
          <w:trHeight w:val="567"/>
          <w:jc w:val="center"/>
        </w:trPr>
        <w:tc>
          <w:tcPr>
            <w:tcW w:w="2263" w:type="dxa"/>
          </w:tcPr>
          <w:p w14:paraId="74E16CC5"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0716C3B8"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Thuộc</w:t>
            </w:r>
          </w:p>
        </w:tc>
        <w:tc>
          <w:tcPr>
            <w:tcW w:w="3840" w:type="dxa"/>
          </w:tcPr>
          <w:p w14:paraId="0F5F30F4"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HOẠT ĐỘNG THIỆN NGUYỆN</w:t>
            </w:r>
          </w:p>
        </w:tc>
      </w:tr>
      <w:tr w:rsidR="00433EDE" w14:paraId="4A5C8B26" w14:textId="77777777" w:rsidTr="00433EDE">
        <w:trPr>
          <w:trHeight w:val="567"/>
          <w:jc w:val="center"/>
        </w:trPr>
        <w:tc>
          <w:tcPr>
            <w:tcW w:w="2263" w:type="dxa"/>
          </w:tcPr>
          <w:p w14:paraId="76667B9B"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lastRenderedPageBreak/>
              <w:t>NGƯỜI DÙNG</w:t>
            </w:r>
          </w:p>
        </w:tc>
        <w:tc>
          <w:tcPr>
            <w:tcW w:w="2552" w:type="dxa"/>
          </w:tcPr>
          <w:p w14:paraId="54A0F353"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Theo dõi</w:t>
            </w:r>
          </w:p>
        </w:tc>
        <w:tc>
          <w:tcPr>
            <w:tcW w:w="3840" w:type="dxa"/>
          </w:tcPr>
          <w:p w14:paraId="3DA3A778"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HOẠT ĐỘNG THIỆN NGUYỆN</w:t>
            </w:r>
          </w:p>
        </w:tc>
      </w:tr>
      <w:tr w:rsidR="00433EDE" w14:paraId="6EBE2015" w14:textId="77777777" w:rsidTr="00433EDE">
        <w:trPr>
          <w:trHeight w:val="567"/>
          <w:jc w:val="center"/>
        </w:trPr>
        <w:tc>
          <w:tcPr>
            <w:tcW w:w="2263" w:type="dxa"/>
          </w:tcPr>
          <w:p w14:paraId="5B530180"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1A6D7D65"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Góp sức</w:t>
            </w:r>
          </w:p>
        </w:tc>
        <w:tc>
          <w:tcPr>
            <w:tcW w:w="3840" w:type="dxa"/>
          </w:tcPr>
          <w:p w14:paraId="757042C3"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HOẠT ĐỘNG THIỆN NGUYỆN</w:t>
            </w:r>
          </w:p>
        </w:tc>
      </w:tr>
      <w:tr w:rsidR="00433EDE" w14:paraId="66EF999E" w14:textId="77777777" w:rsidTr="00433EDE">
        <w:trPr>
          <w:trHeight w:val="567"/>
          <w:jc w:val="center"/>
        </w:trPr>
        <w:tc>
          <w:tcPr>
            <w:tcW w:w="2263" w:type="dxa"/>
          </w:tcPr>
          <w:p w14:paraId="0EE1BF8A"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057DD8FE"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Quyên góp</w:t>
            </w:r>
          </w:p>
        </w:tc>
        <w:tc>
          <w:tcPr>
            <w:tcW w:w="3840" w:type="dxa"/>
          </w:tcPr>
          <w:p w14:paraId="47FA432B"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HOẠT ĐỘNG THIỆN NGUYỆN</w:t>
            </w:r>
          </w:p>
        </w:tc>
      </w:tr>
      <w:tr w:rsidR="00433EDE" w14:paraId="1FF2257F" w14:textId="77777777" w:rsidTr="00433EDE">
        <w:trPr>
          <w:trHeight w:val="567"/>
          <w:jc w:val="center"/>
        </w:trPr>
        <w:tc>
          <w:tcPr>
            <w:tcW w:w="2263" w:type="dxa"/>
          </w:tcPr>
          <w:p w14:paraId="10E529CD"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42816A6D"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Gửi</w:t>
            </w:r>
          </w:p>
        </w:tc>
        <w:tc>
          <w:tcPr>
            <w:tcW w:w="3840" w:type="dxa"/>
          </w:tcPr>
          <w:p w14:paraId="79DC9FFA"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GÓP Ý</w:t>
            </w:r>
          </w:p>
        </w:tc>
      </w:tr>
      <w:tr w:rsidR="00433EDE" w14:paraId="6953E4B1" w14:textId="77777777" w:rsidTr="00433EDE">
        <w:trPr>
          <w:trHeight w:val="567"/>
          <w:jc w:val="center"/>
        </w:trPr>
        <w:tc>
          <w:tcPr>
            <w:tcW w:w="2263" w:type="dxa"/>
          </w:tcPr>
          <w:p w14:paraId="27952D5D" w14:textId="77777777" w:rsidR="00433EDE" w:rsidRDefault="00433EDE" w:rsidP="00433EDE">
            <w:pPr>
              <w:widowControl w:val="0"/>
              <w:spacing w:before="120" w:after="120" w:line="312" w:lineRule="auto"/>
              <w:rPr>
                <w:rFonts w:eastAsia="Times New Roman" w:cs="Times New Roman"/>
                <w:szCs w:val="26"/>
              </w:rPr>
            </w:pPr>
            <w:r>
              <w:rPr>
                <w:rFonts w:eastAsia="Times New Roman" w:cs="Times New Roman"/>
                <w:szCs w:val="26"/>
              </w:rPr>
              <w:t>NGƯỜI DÙNG</w:t>
            </w:r>
          </w:p>
        </w:tc>
        <w:tc>
          <w:tcPr>
            <w:tcW w:w="2552" w:type="dxa"/>
          </w:tcPr>
          <w:p w14:paraId="20FA136A"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Đăng tải</w:t>
            </w:r>
          </w:p>
        </w:tc>
        <w:tc>
          <w:tcPr>
            <w:tcW w:w="3840" w:type="dxa"/>
          </w:tcPr>
          <w:p w14:paraId="34C7A00D"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TIN TỨC</w:t>
            </w:r>
          </w:p>
        </w:tc>
      </w:tr>
      <w:tr w:rsidR="00433EDE" w14:paraId="040E0A85" w14:textId="77777777" w:rsidTr="00433EDE">
        <w:trPr>
          <w:trHeight w:val="567"/>
          <w:jc w:val="center"/>
        </w:trPr>
        <w:tc>
          <w:tcPr>
            <w:tcW w:w="2263" w:type="dxa"/>
          </w:tcPr>
          <w:p w14:paraId="52794F90"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TIN TỨC</w:t>
            </w:r>
          </w:p>
        </w:tc>
        <w:tc>
          <w:tcPr>
            <w:tcW w:w="2552" w:type="dxa"/>
          </w:tcPr>
          <w:p w14:paraId="12EE2B6B"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u w:val="single"/>
              </w:rPr>
            </w:pPr>
            <w:r>
              <w:rPr>
                <w:rFonts w:eastAsia="Times New Roman" w:cs="Times New Roman"/>
                <w:szCs w:val="26"/>
                <w:u w:val="single"/>
              </w:rPr>
              <w:t>Thuộc</w:t>
            </w:r>
          </w:p>
        </w:tc>
        <w:tc>
          <w:tcPr>
            <w:tcW w:w="3840" w:type="dxa"/>
          </w:tcPr>
          <w:p w14:paraId="5604751F" w14:textId="77777777" w:rsidR="00433EDE" w:rsidRDefault="00433EDE" w:rsidP="00433EDE">
            <w:pPr>
              <w:widowControl w:val="0"/>
              <w:pBdr>
                <w:top w:val="nil"/>
                <w:left w:val="nil"/>
                <w:bottom w:val="nil"/>
                <w:right w:val="nil"/>
                <w:between w:val="nil"/>
              </w:pBdr>
              <w:spacing w:before="120" w:after="120" w:line="312" w:lineRule="auto"/>
              <w:rPr>
                <w:rFonts w:eastAsia="Times New Roman" w:cs="Times New Roman"/>
                <w:szCs w:val="26"/>
              </w:rPr>
            </w:pPr>
            <w:r>
              <w:rPr>
                <w:rFonts w:eastAsia="Times New Roman" w:cs="Times New Roman"/>
                <w:szCs w:val="26"/>
              </w:rPr>
              <w:t>HOẠT ĐỘNG THIỆN NGUYỆN</w:t>
            </w:r>
          </w:p>
        </w:tc>
      </w:tr>
    </w:tbl>
    <w:p w14:paraId="29B64524" w14:textId="77777777" w:rsidR="00536B71" w:rsidRPr="00433EDE" w:rsidRDefault="00536B71" w:rsidP="00433EDE">
      <w:pPr>
        <w:pStyle w:val="Caption1"/>
      </w:pPr>
      <w:r w:rsidRPr="00433EDE">
        <w:t>Bảng 3.2: Mối quan hệ giữa các thực thể.</w:t>
      </w:r>
    </w:p>
    <w:p w14:paraId="50875217" w14:textId="77777777" w:rsidR="006E45C1" w:rsidRDefault="006E45C1" w:rsidP="006E45C1">
      <w:pPr>
        <w:ind w:left="1440"/>
        <w:rPr>
          <w:i/>
        </w:rPr>
      </w:pPr>
      <w:r w:rsidRPr="006E45C1">
        <w:rPr>
          <w:i/>
        </w:rPr>
        <w:t>3.2.1.</w:t>
      </w:r>
      <w:r>
        <w:rPr>
          <w:i/>
        </w:rPr>
        <w:t>3</w:t>
      </w:r>
      <w:r w:rsidRPr="006E45C1">
        <w:rPr>
          <w:i/>
        </w:rPr>
        <w:t xml:space="preserve">. Xác định </w:t>
      </w:r>
      <w:r>
        <w:rPr>
          <w:i/>
        </w:rPr>
        <w:t>thuộc tính của thực thể</w:t>
      </w:r>
    </w:p>
    <w:p w14:paraId="7265184A" w14:textId="77777777" w:rsidR="00433EDE" w:rsidRPr="006B6F50" w:rsidRDefault="00433EDE" w:rsidP="00723FD8">
      <w:pPr>
        <w:pStyle w:val="cham"/>
        <w:rPr>
          <w:rFonts w:ascii="Noto Sans Symbols" w:eastAsia="Noto Sans Symbols" w:hAnsi="Noto Sans Symbols" w:cs="Noto Sans Symbols"/>
          <w:highlight w:val="white"/>
        </w:rPr>
      </w:pPr>
      <w:r>
        <w:rPr>
          <w:highlight w:val="white"/>
        </w:rPr>
        <w:t>NHÓM NGƯỜI DÙNG (</w:t>
      </w:r>
      <w:r w:rsidRPr="00723FD8">
        <w:rPr>
          <w:i/>
          <w:highlight w:val="white"/>
          <w:u w:val="single"/>
        </w:rPr>
        <w:t>Mã nhóm</w:t>
      </w:r>
      <w:r w:rsidRPr="00723FD8">
        <w:rPr>
          <w:i/>
          <w:highlight w:val="white"/>
        </w:rPr>
        <w:t>, Tên nhóm</w:t>
      </w:r>
      <w:r>
        <w:rPr>
          <w:highlight w:val="white"/>
        </w:rPr>
        <w:t>)</w:t>
      </w:r>
    </w:p>
    <w:p w14:paraId="2B61CA37" w14:textId="77777777" w:rsidR="00433EDE" w:rsidRDefault="00433EDE" w:rsidP="00723FD8">
      <w:pPr>
        <w:pStyle w:val="cham"/>
        <w:rPr>
          <w:rFonts w:ascii="Noto Sans Symbols" w:eastAsia="Noto Sans Symbols" w:hAnsi="Noto Sans Symbols" w:cs="Noto Sans Symbols"/>
          <w:highlight w:val="white"/>
        </w:rPr>
      </w:pPr>
      <w:r>
        <w:rPr>
          <w:highlight w:val="white"/>
        </w:rPr>
        <w:t>NGƯỜI DÙNG (</w:t>
      </w:r>
      <w:r w:rsidRPr="00723FD8">
        <w:rPr>
          <w:i/>
          <w:highlight w:val="white"/>
          <w:u w:val="single"/>
        </w:rPr>
        <w:t>Mã người dùng</w:t>
      </w:r>
      <w:r w:rsidRPr="00723FD8">
        <w:rPr>
          <w:i/>
          <w:highlight w:val="white"/>
        </w:rPr>
        <w:t>, Tên người dùng, SĐT, Email, Mật khẩu, Ngày sinh, Số tài khoản, Huy hiệu, Thời gian đăng ký</w:t>
      </w:r>
      <w:r>
        <w:rPr>
          <w:highlight w:val="white"/>
        </w:rPr>
        <w:t>)</w:t>
      </w:r>
    </w:p>
    <w:p w14:paraId="61977938" w14:textId="77777777" w:rsidR="00433EDE" w:rsidRPr="007C5128" w:rsidRDefault="00433EDE" w:rsidP="00723FD8">
      <w:pPr>
        <w:pStyle w:val="cham"/>
        <w:rPr>
          <w:rFonts w:ascii="Noto Sans Symbols" w:eastAsia="Noto Sans Symbols" w:hAnsi="Noto Sans Symbols" w:cs="Noto Sans Symbols"/>
          <w:highlight w:val="white"/>
        </w:rPr>
      </w:pPr>
      <w:r>
        <w:rPr>
          <w:highlight w:val="white"/>
        </w:rPr>
        <w:t>GÓP Ý (</w:t>
      </w:r>
      <w:r w:rsidRPr="00723FD8">
        <w:rPr>
          <w:i/>
          <w:highlight w:val="white"/>
          <w:u w:val="single"/>
        </w:rPr>
        <w:t>Mã góp ý</w:t>
      </w:r>
      <w:r w:rsidRPr="00723FD8">
        <w:rPr>
          <w:i/>
          <w:highlight w:val="white"/>
        </w:rPr>
        <w:t>, Nội dung, Thời gian góp ý</w:t>
      </w:r>
      <w:r>
        <w:rPr>
          <w:highlight w:val="white"/>
        </w:rPr>
        <w:t>)</w:t>
      </w:r>
    </w:p>
    <w:p w14:paraId="0B124000" w14:textId="77777777" w:rsidR="00433EDE" w:rsidRDefault="00433EDE" w:rsidP="00723FD8">
      <w:pPr>
        <w:pStyle w:val="cham"/>
        <w:rPr>
          <w:rFonts w:ascii="Noto Sans Symbols" w:eastAsia="Noto Sans Symbols" w:hAnsi="Noto Sans Symbols" w:cs="Noto Sans Symbols"/>
          <w:highlight w:val="white"/>
        </w:rPr>
      </w:pPr>
      <w:r>
        <w:rPr>
          <w:highlight w:val="white"/>
        </w:rPr>
        <w:t>QUỸ ĐIỂM DANH (</w:t>
      </w:r>
      <w:r w:rsidRPr="00723FD8">
        <w:rPr>
          <w:i/>
          <w:highlight w:val="white"/>
          <w:u w:val="single"/>
        </w:rPr>
        <w:t>Mã điểm danh</w:t>
      </w:r>
      <w:r w:rsidRPr="00723FD8">
        <w:rPr>
          <w:i/>
          <w:highlight w:val="white"/>
        </w:rPr>
        <w:t>, Tên điểm danh, Số người tham gia, Số tiền mỗi lượt điểm danh, TG bắt đầu, TG kết thúc</w:t>
      </w:r>
      <w:r>
        <w:rPr>
          <w:highlight w:val="white"/>
        </w:rPr>
        <w:t>)</w:t>
      </w:r>
    </w:p>
    <w:p w14:paraId="562DEDA1" w14:textId="77777777" w:rsidR="00433EDE" w:rsidRDefault="00433EDE" w:rsidP="00723FD8">
      <w:pPr>
        <w:pStyle w:val="cham"/>
        <w:rPr>
          <w:rFonts w:ascii="Noto Sans Symbols" w:eastAsia="Noto Sans Symbols" w:hAnsi="Noto Sans Symbols" w:cs="Noto Sans Symbols"/>
          <w:highlight w:val="white"/>
        </w:rPr>
      </w:pPr>
      <w:r>
        <w:rPr>
          <w:highlight w:val="white"/>
        </w:rPr>
        <w:t>BÀI KHẢO SÁT (</w:t>
      </w:r>
      <w:r w:rsidRPr="00723FD8">
        <w:rPr>
          <w:i/>
          <w:highlight w:val="white"/>
          <w:u w:val="single"/>
        </w:rPr>
        <w:t>Mã khảo sát</w:t>
      </w:r>
      <w:r w:rsidRPr="00723FD8">
        <w:rPr>
          <w:i/>
          <w:highlight w:val="white"/>
        </w:rPr>
        <w:t>, Tên khảo sát, Link khảo sát, Số tiền cho mỗi lượt khảo sát, Số người tham gia, TG bắt đầu, TG kết thúc</w:t>
      </w:r>
      <w:r>
        <w:rPr>
          <w:highlight w:val="white"/>
        </w:rPr>
        <w:t>)</w:t>
      </w:r>
    </w:p>
    <w:p w14:paraId="3B022B15" w14:textId="77777777" w:rsidR="00433EDE" w:rsidRDefault="00433EDE" w:rsidP="00723FD8">
      <w:pPr>
        <w:pStyle w:val="cham"/>
        <w:rPr>
          <w:rFonts w:ascii="Noto Sans Symbols" w:eastAsia="Noto Sans Symbols" w:hAnsi="Noto Sans Symbols" w:cs="Noto Sans Symbols"/>
          <w:highlight w:val="white"/>
        </w:rPr>
      </w:pPr>
      <w:r>
        <w:rPr>
          <w:highlight w:val="white"/>
        </w:rPr>
        <w:t>HOẠT ĐỘNG THIỆN NGUYỆN (</w:t>
      </w:r>
      <w:r w:rsidRPr="00723FD8">
        <w:rPr>
          <w:i/>
          <w:highlight w:val="white"/>
          <w:u w:val="single"/>
        </w:rPr>
        <w:t>Mã hoạt động</w:t>
      </w:r>
      <w:r w:rsidRPr="00723FD8">
        <w:rPr>
          <w:i/>
          <w:highlight w:val="white"/>
        </w:rPr>
        <w:t>, Tên hoạt động, Nội dung, TG bắt đầu, TG kết thúc, Địa chỉ, Chi dự kiến, Hình ảnh/Video, Số người quyên góp</w:t>
      </w:r>
      <w:r>
        <w:rPr>
          <w:highlight w:val="white"/>
        </w:rPr>
        <w:t>)</w:t>
      </w:r>
    </w:p>
    <w:p w14:paraId="5D3B8631" w14:textId="77777777" w:rsidR="00E70F4B" w:rsidRPr="00E70F4B" w:rsidRDefault="00433EDE" w:rsidP="00723FD8">
      <w:pPr>
        <w:pStyle w:val="cham"/>
        <w:rPr>
          <w:rFonts w:ascii="Noto Sans Symbols" w:eastAsia="Noto Sans Symbols" w:hAnsi="Noto Sans Symbols" w:cs="Noto Sans Symbols"/>
          <w:highlight w:val="white"/>
        </w:rPr>
      </w:pPr>
      <w:r w:rsidRPr="00433EDE">
        <w:rPr>
          <w:highlight w:val="white"/>
        </w:rPr>
        <w:t>TIN TỨC (</w:t>
      </w:r>
      <w:r w:rsidRPr="00723FD8">
        <w:rPr>
          <w:i/>
          <w:highlight w:val="white"/>
          <w:u w:val="single"/>
        </w:rPr>
        <w:t>Mã bài viết</w:t>
      </w:r>
      <w:r w:rsidRPr="00723FD8">
        <w:rPr>
          <w:i/>
          <w:highlight w:val="white"/>
        </w:rPr>
        <w:t>, Tên bài viết, Nội dung, Thời gian đăng tin, Hình ảnh/Video, Tiêu đề thông báo</w:t>
      </w:r>
      <w:r w:rsidRPr="00433EDE">
        <w:rPr>
          <w:highlight w:val="white"/>
        </w:rPr>
        <w:t>)</w:t>
      </w:r>
    </w:p>
    <w:p w14:paraId="4F97DD2B" w14:textId="77777777" w:rsidR="00E70F4B" w:rsidRDefault="00E70F4B" w:rsidP="00E70F4B">
      <w:pPr>
        <w:tabs>
          <w:tab w:val="left" w:pos="990"/>
          <w:tab w:val="left" w:pos="1170"/>
        </w:tabs>
        <w:spacing w:after="0" w:line="312" w:lineRule="auto"/>
        <w:ind w:left="720"/>
        <w:rPr>
          <w:b/>
          <w:i/>
        </w:rPr>
        <w:sectPr w:rsidR="00E70F4B">
          <w:pgSz w:w="12240" w:h="15840"/>
          <w:pgMar w:top="1440" w:right="1440" w:bottom="1440" w:left="1440" w:header="720" w:footer="720" w:gutter="0"/>
          <w:cols w:space="720"/>
          <w:docGrid w:linePitch="360"/>
        </w:sectPr>
      </w:pPr>
    </w:p>
    <w:p w14:paraId="100C8C85" w14:textId="77777777" w:rsidR="006E45C1" w:rsidRPr="00E70F4B" w:rsidRDefault="006E45C1" w:rsidP="00E70F4B">
      <w:pPr>
        <w:tabs>
          <w:tab w:val="left" w:pos="990"/>
          <w:tab w:val="left" w:pos="1170"/>
        </w:tabs>
        <w:spacing w:after="0" w:line="312" w:lineRule="auto"/>
        <w:ind w:left="720"/>
        <w:rPr>
          <w:rFonts w:ascii="Noto Sans Symbols" w:eastAsia="Noto Sans Symbols" w:hAnsi="Noto Sans Symbols" w:cs="Noto Sans Symbols"/>
          <w:b/>
          <w:szCs w:val="26"/>
          <w:highlight w:val="white"/>
        </w:rPr>
      </w:pPr>
      <w:r w:rsidRPr="00E70F4B">
        <w:rPr>
          <w:b/>
          <w:i/>
        </w:rPr>
        <w:lastRenderedPageBreak/>
        <w:t>3.2.1.2. Mô hình thực thể liên kết ER</w:t>
      </w:r>
    </w:p>
    <w:p w14:paraId="4C77923F" w14:textId="77777777" w:rsidR="00536B71" w:rsidRDefault="00E70F4B" w:rsidP="00536B71">
      <w:pPr>
        <w:pStyle w:val="Heading3"/>
        <w:spacing w:line="360" w:lineRule="auto"/>
        <w:jc w:val="center"/>
      </w:pPr>
      <w:r>
        <w:rPr>
          <w:noProof/>
        </w:rPr>
        <w:drawing>
          <wp:inline distT="0" distB="0" distL="0" distR="0" wp14:anchorId="31D0F174" wp14:editId="37CBBC64">
            <wp:extent cx="7496810" cy="5162337"/>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 v2.0.png"/>
                    <pic:cNvPicPr/>
                  </pic:nvPicPr>
                  <pic:blipFill>
                    <a:blip r:embed="rId46">
                      <a:extLst>
                        <a:ext uri="{28A0092B-C50C-407E-A947-70E740481C1C}">
                          <a14:useLocalDpi xmlns:a14="http://schemas.microsoft.com/office/drawing/2010/main" val="0"/>
                        </a:ext>
                      </a:extLst>
                    </a:blip>
                    <a:stretch>
                      <a:fillRect/>
                    </a:stretch>
                  </pic:blipFill>
                  <pic:spPr>
                    <a:xfrm>
                      <a:off x="0" y="0"/>
                      <a:ext cx="7543176" cy="5194265"/>
                    </a:xfrm>
                    <a:prstGeom prst="rect">
                      <a:avLst/>
                    </a:prstGeom>
                  </pic:spPr>
                </pic:pic>
              </a:graphicData>
            </a:graphic>
          </wp:inline>
        </w:drawing>
      </w:r>
    </w:p>
    <w:p w14:paraId="2232631D" w14:textId="77777777" w:rsidR="003221F2" w:rsidRDefault="00536B71" w:rsidP="00536B71">
      <w:pPr>
        <w:pStyle w:val="Caption1"/>
      </w:pPr>
      <w:r>
        <w:t>Hình 3.1: Mô hình thực thể liên kết ER.</w:t>
      </w:r>
    </w:p>
    <w:p w14:paraId="02111C6A" w14:textId="77777777" w:rsidR="00E70F4B" w:rsidRDefault="00E70F4B" w:rsidP="006E45C1">
      <w:pPr>
        <w:pStyle w:val="Heading3"/>
        <w:spacing w:line="360" w:lineRule="auto"/>
        <w:ind w:firstLine="720"/>
        <w:rPr>
          <w:rFonts w:ascii="Times New Roman" w:hAnsi="Times New Roman" w:cs="Times New Roman"/>
          <w:b/>
          <w:i/>
          <w:color w:val="auto"/>
          <w:sz w:val="26"/>
          <w:szCs w:val="26"/>
        </w:rPr>
        <w:sectPr w:rsidR="00E70F4B" w:rsidSect="00E70F4B">
          <w:pgSz w:w="15840" w:h="12240" w:orient="landscape"/>
          <w:pgMar w:top="1440" w:right="1440" w:bottom="1440" w:left="1440" w:header="720" w:footer="720" w:gutter="0"/>
          <w:cols w:space="720"/>
          <w:docGrid w:linePitch="360"/>
        </w:sectPr>
      </w:pPr>
      <w:bookmarkStart w:id="69" w:name="_Toc38143569"/>
    </w:p>
    <w:p w14:paraId="657BCFEB" w14:textId="77777777" w:rsidR="000C78FA" w:rsidRDefault="000C78FA" w:rsidP="006E45C1">
      <w:pPr>
        <w:pStyle w:val="Heading3"/>
        <w:spacing w:line="360" w:lineRule="auto"/>
        <w:ind w:firstLine="720"/>
        <w:rPr>
          <w:rFonts w:ascii="Times New Roman" w:hAnsi="Times New Roman" w:cs="Times New Roman"/>
          <w:b/>
          <w:i/>
          <w:color w:val="auto"/>
          <w:sz w:val="26"/>
          <w:szCs w:val="26"/>
        </w:rPr>
      </w:pPr>
      <w:r w:rsidRPr="001846F9">
        <w:rPr>
          <w:rFonts w:ascii="Times New Roman" w:hAnsi="Times New Roman" w:cs="Times New Roman"/>
          <w:b/>
          <w:i/>
          <w:color w:val="auto"/>
          <w:sz w:val="26"/>
          <w:szCs w:val="26"/>
        </w:rPr>
        <w:lastRenderedPageBreak/>
        <w:t>3.2.2. Mức logic</w:t>
      </w:r>
      <w:bookmarkEnd w:id="69"/>
    </w:p>
    <w:p w14:paraId="59E45A2A" w14:textId="77777777" w:rsidR="006E45C1" w:rsidRDefault="006E45C1" w:rsidP="006E45C1">
      <w:pPr>
        <w:rPr>
          <w:i/>
        </w:rPr>
      </w:pPr>
      <w:r>
        <w:tab/>
      </w:r>
      <w:r>
        <w:tab/>
      </w:r>
      <w:r w:rsidRPr="006E45C1">
        <w:rPr>
          <w:i/>
        </w:rPr>
        <w:t>3.2.2.1. Chuyển các thực thể thành quan hệ</w:t>
      </w:r>
    </w:p>
    <w:p w14:paraId="2863EE67" w14:textId="77777777" w:rsidR="00E70F4B" w:rsidRDefault="00E70F4B" w:rsidP="00E70F4B">
      <w:pPr>
        <w:numPr>
          <w:ilvl w:val="0"/>
          <w:numId w:val="23"/>
        </w:numPr>
        <w:tabs>
          <w:tab w:val="left" w:pos="990"/>
          <w:tab w:val="left" w:pos="1170"/>
        </w:tabs>
        <w:spacing w:after="0" w:line="312" w:lineRule="auto"/>
        <w:rPr>
          <w:rFonts w:ascii="Noto Sans Symbols" w:eastAsia="Noto Sans Symbols" w:hAnsi="Noto Sans Symbols" w:cs="Noto Sans Symbols"/>
          <w:szCs w:val="26"/>
          <w:highlight w:val="white"/>
        </w:rPr>
      </w:pPr>
      <w:r>
        <w:rPr>
          <w:rFonts w:eastAsia="Times New Roman" w:cs="Times New Roman"/>
          <w:szCs w:val="26"/>
          <w:highlight w:val="white"/>
        </w:rPr>
        <w:t>NHOMNGUOIDUNG (</w:t>
      </w:r>
      <w:r>
        <w:rPr>
          <w:rFonts w:eastAsia="Times New Roman" w:cs="Times New Roman"/>
          <w:szCs w:val="26"/>
          <w:highlight w:val="white"/>
          <w:u w:val="single"/>
        </w:rPr>
        <w:t>idNhom</w:t>
      </w:r>
      <w:r>
        <w:rPr>
          <w:rFonts w:eastAsia="Times New Roman" w:cs="Times New Roman"/>
          <w:szCs w:val="26"/>
          <w:highlight w:val="white"/>
        </w:rPr>
        <w:t>, TenNhom)</w:t>
      </w:r>
    </w:p>
    <w:p w14:paraId="1CBDA389" w14:textId="77777777" w:rsidR="00E70F4B" w:rsidRPr="00E70F4B" w:rsidRDefault="00E70F4B" w:rsidP="00E70F4B">
      <w:pPr>
        <w:tabs>
          <w:tab w:val="left" w:pos="990"/>
          <w:tab w:val="left" w:pos="1170"/>
        </w:tabs>
        <w:spacing w:after="0" w:line="312" w:lineRule="auto"/>
        <w:rPr>
          <w:rFonts w:eastAsia="Times New Roman" w:cs="Times New Roman"/>
          <w:i/>
          <w:szCs w:val="26"/>
          <w:highlight w:val="white"/>
        </w:rPr>
      </w:pPr>
      <w:r w:rsidRPr="00E70F4B">
        <w:rPr>
          <w:rFonts w:eastAsia="Times New Roman" w:cs="Times New Roman"/>
          <w:i/>
          <w:szCs w:val="26"/>
          <w:highlight w:val="white"/>
        </w:rPr>
        <w:t>Vì quan hệ “Thuoc” giữa NHOMNGUOIDUNG và NGUOIDUNG là quan hệ 1-n nên ta có:</w:t>
      </w:r>
    </w:p>
    <w:p w14:paraId="32378880" w14:textId="77777777" w:rsidR="00E70F4B" w:rsidRDefault="00E70F4B" w:rsidP="00E70F4B">
      <w:pPr>
        <w:numPr>
          <w:ilvl w:val="0"/>
          <w:numId w:val="23"/>
        </w:numPr>
        <w:tabs>
          <w:tab w:val="left" w:pos="990"/>
          <w:tab w:val="left" w:pos="1170"/>
        </w:tabs>
        <w:spacing w:after="0" w:line="312" w:lineRule="auto"/>
        <w:rPr>
          <w:rFonts w:eastAsia="Times New Roman" w:cs="Times New Roman"/>
          <w:szCs w:val="26"/>
          <w:highlight w:val="white"/>
        </w:rPr>
      </w:pPr>
      <w:r>
        <w:rPr>
          <w:rFonts w:eastAsia="Times New Roman" w:cs="Times New Roman"/>
          <w:szCs w:val="26"/>
          <w:highlight w:val="white"/>
        </w:rPr>
        <w:t>NGUOIDUNG (</w:t>
      </w:r>
      <w:r>
        <w:rPr>
          <w:rFonts w:eastAsia="Times New Roman" w:cs="Times New Roman"/>
          <w:szCs w:val="26"/>
          <w:highlight w:val="white"/>
          <w:u w:val="single"/>
        </w:rPr>
        <w:t>idNguoiDung</w:t>
      </w:r>
      <w:r>
        <w:rPr>
          <w:rFonts w:eastAsia="Times New Roman" w:cs="Times New Roman"/>
          <w:szCs w:val="26"/>
          <w:highlight w:val="white"/>
        </w:rPr>
        <w:t xml:space="preserve">, </w:t>
      </w:r>
      <w:r>
        <w:rPr>
          <w:rFonts w:eastAsia="Times New Roman" w:cs="Times New Roman"/>
          <w:szCs w:val="26"/>
          <w:highlight w:val="white"/>
          <w:u w:val="single"/>
        </w:rPr>
        <w:t>idNhom</w:t>
      </w:r>
      <w:r>
        <w:rPr>
          <w:rFonts w:eastAsia="Times New Roman" w:cs="Times New Roman"/>
          <w:szCs w:val="26"/>
          <w:highlight w:val="white"/>
        </w:rPr>
        <w:t>, SDT, Email, TenNguoiDung, MatKhau, NgaySinh, STK, HuyHieu, ThoiGian)</w:t>
      </w:r>
    </w:p>
    <w:p w14:paraId="177C6627" w14:textId="77777777" w:rsidR="00E70F4B" w:rsidRPr="00E70F4B" w:rsidRDefault="00E70F4B" w:rsidP="00E70F4B">
      <w:pPr>
        <w:tabs>
          <w:tab w:val="left" w:pos="990"/>
          <w:tab w:val="left" w:pos="1170"/>
        </w:tabs>
        <w:spacing w:after="0" w:line="312" w:lineRule="auto"/>
        <w:rPr>
          <w:rFonts w:eastAsia="Times New Roman" w:cs="Times New Roman"/>
          <w:i/>
          <w:szCs w:val="26"/>
          <w:highlight w:val="white"/>
        </w:rPr>
      </w:pPr>
      <w:r w:rsidRPr="00E70F4B">
        <w:rPr>
          <w:rFonts w:eastAsia="Times New Roman" w:cs="Times New Roman"/>
          <w:i/>
          <w:szCs w:val="26"/>
          <w:highlight w:val="white"/>
        </w:rPr>
        <w:t>Vì quan hệ “Gui” giữa NGUOIDUNG và GOPY là quan hệ 1-n nên ta có:</w:t>
      </w:r>
    </w:p>
    <w:p w14:paraId="1A679CDE" w14:textId="77777777" w:rsidR="00E70F4B" w:rsidRPr="00880D73" w:rsidRDefault="00E70F4B" w:rsidP="00E70F4B">
      <w:pPr>
        <w:numPr>
          <w:ilvl w:val="0"/>
          <w:numId w:val="23"/>
        </w:numPr>
        <w:tabs>
          <w:tab w:val="left" w:pos="990"/>
          <w:tab w:val="left" w:pos="1170"/>
        </w:tabs>
        <w:spacing w:after="0" w:line="312" w:lineRule="auto"/>
        <w:rPr>
          <w:rFonts w:ascii="Noto Sans Symbols" w:eastAsia="Noto Sans Symbols" w:hAnsi="Noto Sans Symbols" w:cs="Noto Sans Symbols"/>
          <w:szCs w:val="26"/>
          <w:highlight w:val="white"/>
        </w:rPr>
      </w:pPr>
      <w:r>
        <w:rPr>
          <w:rFonts w:eastAsia="Times New Roman" w:cs="Times New Roman"/>
          <w:szCs w:val="26"/>
          <w:highlight w:val="white"/>
        </w:rPr>
        <w:t xml:space="preserve"> GOPY (</w:t>
      </w:r>
      <w:r>
        <w:rPr>
          <w:rFonts w:eastAsia="Times New Roman" w:cs="Times New Roman"/>
          <w:szCs w:val="26"/>
          <w:highlight w:val="white"/>
          <w:u w:val="single"/>
        </w:rPr>
        <w:t>idGopY</w:t>
      </w:r>
      <w:r>
        <w:rPr>
          <w:rFonts w:eastAsia="Times New Roman" w:cs="Times New Roman"/>
          <w:szCs w:val="26"/>
          <w:highlight w:val="white"/>
        </w:rPr>
        <w:t xml:space="preserve">, </w:t>
      </w:r>
      <w:r w:rsidRPr="00FE6C20">
        <w:rPr>
          <w:rFonts w:eastAsia="Times New Roman" w:cs="Times New Roman"/>
          <w:szCs w:val="26"/>
          <w:highlight w:val="white"/>
          <w:u w:val="dash"/>
        </w:rPr>
        <w:t>idNguoiDung</w:t>
      </w:r>
      <w:r>
        <w:rPr>
          <w:rFonts w:eastAsia="Times New Roman" w:cs="Times New Roman"/>
          <w:szCs w:val="26"/>
          <w:highlight w:val="white"/>
        </w:rPr>
        <w:t>, NoiDung, ThoiGian)</w:t>
      </w:r>
    </w:p>
    <w:p w14:paraId="13F9BB0E" w14:textId="77777777" w:rsidR="00E70F4B" w:rsidRPr="00E70F4B" w:rsidRDefault="00E70F4B" w:rsidP="00E70F4B">
      <w:pPr>
        <w:tabs>
          <w:tab w:val="left" w:pos="990"/>
          <w:tab w:val="left" w:pos="1170"/>
        </w:tabs>
        <w:spacing w:after="0" w:line="312" w:lineRule="auto"/>
        <w:rPr>
          <w:rFonts w:ascii="Noto Sans Symbols" w:eastAsia="Noto Sans Symbols" w:hAnsi="Noto Sans Symbols" w:cs="Noto Sans Symbols"/>
          <w:i/>
          <w:szCs w:val="26"/>
          <w:highlight w:val="white"/>
        </w:rPr>
      </w:pPr>
      <w:r w:rsidRPr="00E70F4B">
        <w:rPr>
          <w:rFonts w:eastAsia="Times New Roman" w:cs="Times New Roman"/>
          <w:i/>
          <w:szCs w:val="26"/>
          <w:highlight w:val="white"/>
        </w:rPr>
        <w:t>Vì quan hệ “Taitro” và “Thietlap” giữa NGUOIDUNG và QUYDIEMDANH là quan hệ 1-n và nên ta có:</w:t>
      </w:r>
    </w:p>
    <w:p w14:paraId="6E89C9B8" w14:textId="77777777" w:rsidR="00E70F4B" w:rsidRDefault="00E70F4B" w:rsidP="00E70F4B">
      <w:pPr>
        <w:pStyle w:val="ListParagraph"/>
        <w:numPr>
          <w:ilvl w:val="0"/>
          <w:numId w:val="19"/>
        </w:numPr>
        <w:tabs>
          <w:tab w:val="left" w:pos="990"/>
          <w:tab w:val="left" w:pos="1170"/>
        </w:tabs>
        <w:spacing w:after="0" w:line="312" w:lineRule="auto"/>
        <w:rPr>
          <w:rFonts w:ascii="Noto Sans Symbols" w:eastAsia="Noto Sans Symbols" w:hAnsi="Noto Sans Symbols" w:cs="Noto Sans Symbols"/>
          <w:szCs w:val="26"/>
          <w:highlight w:val="white"/>
        </w:rPr>
      </w:pPr>
      <w:r>
        <w:rPr>
          <w:rFonts w:ascii="Noto Sans Symbols" w:eastAsia="Noto Sans Symbols" w:hAnsi="Noto Sans Symbols" w:cs="Noto Sans Symbols"/>
          <w:szCs w:val="26"/>
          <w:highlight w:val="white"/>
        </w:rPr>
        <w:t>QUYDIEMDANH (</w:t>
      </w:r>
      <w:r w:rsidRPr="0093365C">
        <w:rPr>
          <w:rFonts w:ascii="Noto Sans Symbols" w:eastAsia="Noto Sans Symbols" w:hAnsi="Noto Sans Symbols" w:cs="Noto Sans Symbols"/>
          <w:szCs w:val="26"/>
          <w:highlight w:val="white"/>
          <w:u w:val="single"/>
        </w:rPr>
        <w:t>idDiemDanh</w:t>
      </w:r>
      <w:r>
        <w:rPr>
          <w:rFonts w:ascii="Noto Sans Symbols" w:eastAsia="Noto Sans Symbols" w:hAnsi="Noto Sans Symbols" w:cs="Noto Sans Symbols"/>
          <w:szCs w:val="26"/>
          <w:highlight w:val="white"/>
        </w:rPr>
        <w:t xml:space="preserve">, </w:t>
      </w:r>
      <w:r w:rsidRPr="00880D73">
        <w:rPr>
          <w:rFonts w:ascii="Noto Sans Symbols" w:eastAsia="Noto Sans Symbols" w:hAnsi="Noto Sans Symbols" w:cs="Noto Sans Symbols"/>
          <w:szCs w:val="26"/>
          <w:highlight w:val="white"/>
          <w:u w:val="single"/>
        </w:rPr>
        <w:t>idNguoiDung</w:t>
      </w:r>
      <w:r>
        <w:rPr>
          <w:rFonts w:ascii="Noto Sans Symbols" w:eastAsia="Noto Sans Symbols" w:hAnsi="Noto Sans Symbols" w:cs="Noto Sans Symbols"/>
          <w:szCs w:val="26"/>
          <w:highlight w:val="white"/>
        </w:rPr>
        <w:t xml:space="preserve">, </w:t>
      </w:r>
      <w:r w:rsidRPr="00880D73">
        <w:rPr>
          <w:rFonts w:ascii="Noto Sans Symbols" w:eastAsia="Noto Sans Symbols" w:hAnsi="Noto Sans Symbols" w:cs="Noto Sans Symbols"/>
          <w:szCs w:val="26"/>
          <w:highlight w:val="white"/>
          <w:u w:val="single"/>
        </w:rPr>
        <w:t>idNguoiDung</w:t>
      </w:r>
      <w:r>
        <w:rPr>
          <w:rFonts w:ascii="Noto Sans Symbols" w:eastAsia="Noto Sans Symbols" w:hAnsi="Noto Sans Symbols" w:cs="Noto Sans Symbols"/>
          <w:szCs w:val="26"/>
          <w:highlight w:val="white"/>
        </w:rPr>
        <w:t>, TenDiemDanh, SoNguoiTG, SoTienML, ThoiGianBD, ThoiGianKT)</w:t>
      </w:r>
    </w:p>
    <w:p w14:paraId="370C9C8B" w14:textId="77777777" w:rsidR="00E70F4B" w:rsidRPr="00E70F4B" w:rsidRDefault="00E70F4B" w:rsidP="00E70F4B">
      <w:pPr>
        <w:tabs>
          <w:tab w:val="left" w:pos="990"/>
          <w:tab w:val="left" w:pos="1170"/>
        </w:tabs>
        <w:spacing w:after="0" w:line="312" w:lineRule="auto"/>
        <w:rPr>
          <w:rFonts w:ascii="Noto Sans Symbols" w:eastAsia="Noto Sans Symbols" w:hAnsi="Noto Sans Symbols" w:cs="Noto Sans Symbols"/>
          <w:i/>
          <w:szCs w:val="26"/>
          <w:highlight w:val="white"/>
        </w:rPr>
      </w:pPr>
      <w:r w:rsidRPr="00E70F4B">
        <w:rPr>
          <w:rFonts w:eastAsia="Times New Roman" w:cs="Times New Roman"/>
          <w:i/>
          <w:szCs w:val="26"/>
          <w:highlight w:val="white"/>
        </w:rPr>
        <w:t>Vì quan hệ “Dangtai” và “Co” giữa NGUOIDUNG và BAIKHAOSAT là quan hệ 1-n và nên ta có:</w:t>
      </w:r>
    </w:p>
    <w:p w14:paraId="79DE4E58" w14:textId="77777777" w:rsidR="00E70F4B" w:rsidRPr="00880D73" w:rsidRDefault="00E70F4B" w:rsidP="00E70F4B">
      <w:pPr>
        <w:numPr>
          <w:ilvl w:val="0"/>
          <w:numId w:val="23"/>
        </w:numPr>
        <w:tabs>
          <w:tab w:val="left" w:pos="990"/>
          <w:tab w:val="left" w:pos="1170"/>
        </w:tabs>
        <w:spacing w:after="0" w:line="312" w:lineRule="auto"/>
        <w:rPr>
          <w:rFonts w:ascii="Noto Sans Symbols" w:eastAsia="Noto Sans Symbols" w:hAnsi="Noto Sans Symbols" w:cs="Noto Sans Symbols"/>
          <w:szCs w:val="26"/>
          <w:highlight w:val="white"/>
        </w:rPr>
      </w:pPr>
      <w:r>
        <w:rPr>
          <w:rFonts w:eastAsia="Times New Roman" w:cs="Times New Roman"/>
          <w:szCs w:val="26"/>
          <w:highlight w:val="white"/>
        </w:rPr>
        <w:t>BAIKHAOSAT (</w:t>
      </w:r>
      <w:r>
        <w:rPr>
          <w:rFonts w:eastAsia="Times New Roman" w:cs="Times New Roman"/>
          <w:szCs w:val="26"/>
          <w:highlight w:val="white"/>
          <w:u w:val="single"/>
        </w:rPr>
        <w:t>idKhaoSat</w:t>
      </w:r>
      <w:r>
        <w:rPr>
          <w:rFonts w:eastAsia="Times New Roman" w:cs="Times New Roman"/>
          <w:szCs w:val="26"/>
          <w:highlight w:val="white"/>
        </w:rPr>
        <w:t xml:space="preserve">, </w:t>
      </w:r>
      <w:r w:rsidRPr="00880D73">
        <w:rPr>
          <w:rFonts w:eastAsia="Times New Roman" w:cs="Times New Roman"/>
          <w:szCs w:val="26"/>
          <w:highlight w:val="white"/>
          <w:u w:val="single"/>
        </w:rPr>
        <w:t>idNguoiDung</w:t>
      </w:r>
      <w:r>
        <w:rPr>
          <w:rFonts w:eastAsia="Times New Roman" w:cs="Times New Roman"/>
          <w:szCs w:val="26"/>
          <w:highlight w:val="white"/>
        </w:rPr>
        <w:t xml:space="preserve">, </w:t>
      </w:r>
      <w:r w:rsidRPr="00880D73">
        <w:rPr>
          <w:rFonts w:eastAsia="Times New Roman" w:cs="Times New Roman"/>
          <w:szCs w:val="26"/>
          <w:highlight w:val="white"/>
          <w:u w:val="single"/>
        </w:rPr>
        <w:t>idNguoiDung</w:t>
      </w:r>
      <w:r>
        <w:rPr>
          <w:rFonts w:eastAsia="Times New Roman" w:cs="Times New Roman"/>
          <w:szCs w:val="26"/>
          <w:highlight w:val="white"/>
        </w:rPr>
        <w:t>, TenKhaoSat, Link, SoTienML, SoNguoiTG, ThoiGianBD, ThoiGianKT)</w:t>
      </w:r>
    </w:p>
    <w:p w14:paraId="60707B9B" w14:textId="77777777" w:rsidR="00E70F4B" w:rsidRPr="00E70F4B" w:rsidRDefault="00E70F4B" w:rsidP="00E70F4B">
      <w:pPr>
        <w:tabs>
          <w:tab w:val="left" w:pos="990"/>
          <w:tab w:val="left" w:pos="1170"/>
        </w:tabs>
        <w:spacing w:after="0" w:line="312" w:lineRule="auto"/>
        <w:rPr>
          <w:rFonts w:ascii="Noto Sans Symbols" w:eastAsia="Noto Sans Symbols" w:hAnsi="Noto Sans Symbols" w:cs="Noto Sans Symbols"/>
          <w:i/>
          <w:szCs w:val="26"/>
          <w:highlight w:val="white"/>
        </w:rPr>
      </w:pPr>
      <w:r w:rsidRPr="00E70F4B">
        <w:rPr>
          <w:rFonts w:eastAsia="Times New Roman" w:cs="Times New Roman"/>
          <w:i/>
          <w:szCs w:val="26"/>
          <w:highlight w:val="white"/>
        </w:rPr>
        <w:t>Vì quan hệ “Dangtai”</w:t>
      </w:r>
      <w:r w:rsidR="00FE6C20">
        <w:rPr>
          <w:rFonts w:eastAsia="Times New Roman" w:cs="Times New Roman"/>
          <w:i/>
          <w:szCs w:val="26"/>
          <w:highlight w:val="white"/>
        </w:rPr>
        <w:t xml:space="preserve"> và “Thuoc”</w:t>
      </w:r>
      <w:r w:rsidRPr="00E70F4B">
        <w:rPr>
          <w:rFonts w:eastAsia="Times New Roman" w:cs="Times New Roman"/>
          <w:i/>
          <w:szCs w:val="26"/>
          <w:highlight w:val="white"/>
        </w:rPr>
        <w:t xml:space="preserve"> giữa NGUOIDUNG và HOATDONG là quan hệ 1-n và quan hệ “Thuoc” giữa NGUOIDUNG và HOATDONG là quan hệ 1-1 nên ta có:</w:t>
      </w:r>
    </w:p>
    <w:p w14:paraId="5642CA0A" w14:textId="77777777" w:rsidR="00E70F4B" w:rsidRDefault="00E70F4B" w:rsidP="00E70F4B">
      <w:pPr>
        <w:numPr>
          <w:ilvl w:val="0"/>
          <w:numId w:val="23"/>
        </w:numPr>
        <w:tabs>
          <w:tab w:val="left" w:pos="990"/>
          <w:tab w:val="left" w:pos="1170"/>
        </w:tabs>
        <w:spacing w:after="0" w:line="312" w:lineRule="auto"/>
        <w:rPr>
          <w:rFonts w:ascii="Noto Sans Symbols" w:eastAsia="Noto Sans Symbols" w:hAnsi="Noto Sans Symbols" w:cs="Noto Sans Symbols"/>
          <w:szCs w:val="26"/>
          <w:highlight w:val="white"/>
        </w:rPr>
      </w:pPr>
      <w:r>
        <w:rPr>
          <w:rFonts w:eastAsia="Times New Roman" w:cs="Times New Roman"/>
          <w:szCs w:val="26"/>
          <w:highlight w:val="white"/>
        </w:rPr>
        <w:t>HOATDONG (</w:t>
      </w:r>
      <w:r>
        <w:rPr>
          <w:rFonts w:eastAsia="Times New Roman" w:cs="Times New Roman"/>
          <w:szCs w:val="26"/>
          <w:highlight w:val="white"/>
          <w:u w:val="single"/>
        </w:rPr>
        <w:t>idHoatDong</w:t>
      </w:r>
      <w:r>
        <w:rPr>
          <w:rFonts w:eastAsia="Times New Roman" w:cs="Times New Roman"/>
          <w:szCs w:val="26"/>
          <w:highlight w:val="white"/>
        </w:rPr>
        <w:t xml:space="preserve">, </w:t>
      </w:r>
      <w:r w:rsidRPr="00880D73">
        <w:rPr>
          <w:rFonts w:eastAsia="Times New Roman" w:cs="Times New Roman"/>
          <w:szCs w:val="26"/>
          <w:highlight w:val="white"/>
          <w:u w:val="single"/>
        </w:rPr>
        <w:t>idNguoiDung</w:t>
      </w:r>
      <w:r>
        <w:rPr>
          <w:rFonts w:eastAsia="Times New Roman" w:cs="Times New Roman"/>
          <w:szCs w:val="26"/>
          <w:highlight w:val="white"/>
        </w:rPr>
        <w:t xml:space="preserve">, </w:t>
      </w:r>
      <w:r w:rsidRPr="00880D73">
        <w:rPr>
          <w:rFonts w:eastAsia="Times New Roman" w:cs="Times New Roman"/>
          <w:szCs w:val="26"/>
          <w:highlight w:val="white"/>
          <w:u w:val="single"/>
        </w:rPr>
        <w:t>idNguoiDung</w:t>
      </w:r>
      <w:r>
        <w:rPr>
          <w:rFonts w:eastAsia="Times New Roman" w:cs="Times New Roman"/>
          <w:szCs w:val="26"/>
          <w:highlight w:val="white"/>
        </w:rPr>
        <w:t>, TenHoatDong, NoiDung, ThoiGianBD, ThoiGianKT, DiaChi, Anh, SoNguoiQG, ChiDK)</w:t>
      </w:r>
    </w:p>
    <w:p w14:paraId="5B4DCE94" w14:textId="77777777" w:rsidR="00E70F4B" w:rsidRPr="00E70F4B" w:rsidRDefault="00E70F4B" w:rsidP="00E70F4B">
      <w:pPr>
        <w:tabs>
          <w:tab w:val="left" w:pos="990"/>
          <w:tab w:val="left" w:pos="1170"/>
        </w:tabs>
        <w:spacing w:after="0" w:line="312" w:lineRule="auto"/>
        <w:rPr>
          <w:rFonts w:eastAsia="Times New Roman" w:cs="Times New Roman"/>
          <w:i/>
          <w:szCs w:val="26"/>
          <w:highlight w:val="white"/>
        </w:rPr>
      </w:pPr>
      <w:r w:rsidRPr="00E70F4B">
        <w:rPr>
          <w:rFonts w:eastAsia="Times New Roman" w:cs="Times New Roman"/>
          <w:i/>
          <w:szCs w:val="26"/>
          <w:highlight w:val="white"/>
        </w:rPr>
        <w:t>Vì quan hệ</w:t>
      </w:r>
      <w:r w:rsidR="00FE6C20">
        <w:rPr>
          <w:rFonts w:eastAsia="Times New Roman" w:cs="Times New Roman"/>
          <w:i/>
          <w:szCs w:val="26"/>
          <w:highlight w:val="white"/>
        </w:rPr>
        <w:t xml:space="preserve"> “Dangtai” và</w:t>
      </w:r>
      <w:r w:rsidRPr="00E70F4B">
        <w:rPr>
          <w:rFonts w:eastAsia="Times New Roman" w:cs="Times New Roman"/>
          <w:i/>
          <w:szCs w:val="26"/>
          <w:highlight w:val="white"/>
        </w:rPr>
        <w:t xml:space="preserve"> “Thuoc” giữa HOATDONGTHIENNGUYEN và TINHOATDONG là quan hệ 1-n không bắt buộc nên ta có:</w:t>
      </w:r>
    </w:p>
    <w:p w14:paraId="52FAE1A6" w14:textId="77777777" w:rsidR="006E45C1" w:rsidRPr="006E45C1" w:rsidRDefault="00E70F4B" w:rsidP="00E70F4B">
      <w:pPr>
        <w:pStyle w:val="ListParagraph"/>
        <w:numPr>
          <w:ilvl w:val="0"/>
          <w:numId w:val="24"/>
        </w:numPr>
        <w:spacing w:after="120" w:line="312" w:lineRule="auto"/>
        <w:ind w:left="714" w:hanging="357"/>
        <w:rPr>
          <w:i/>
        </w:rPr>
      </w:pPr>
      <w:r>
        <w:rPr>
          <w:rFonts w:eastAsia="Times New Roman" w:cs="Times New Roman"/>
          <w:szCs w:val="26"/>
          <w:highlight w:val="white"/>
        </w:rPr>
        <w:t>TINHOATDONG (</w:t>
      </w:r>
      <w:r>
        <w:rPr>
          <w:rFonts w:eastAsia="Times New Roman" w:cs="Times New Roman"/>
          <w:szCs w:val="26"/>
          <w:highlight w:val="white"/>
          <w:u w:val="single"/>
        </w:rPr>
        <w:t>idTin</w:t>
      </w:r>
      <w:r>
        <w:rPr>
          <w:rFonts w:eastAsia="Times New Roman" w:cs="Times New Roman"/>
          <w:szCs w:val="26"/>
          <w:highlight w:val="white"/>
        </w:rPr>
        <w:t xml:space="preserve">, </w:t>
      </w:r>
      <w:r w:rsidRPr="00880D73">
        <w:rPr>
          <w:rFonts w:eastAsia="Times New Roman" w:cs="Times New Roman"/>
          <w:szCs w:val="26"/>
          <w:highlight w:val="white"/>
          <w:u w:val="dash"/>
        </w:rPr>
        <w:t>idHoatDong</w:t>
      </w:r>
      <w:r>
        <w:rPr>
          <w:rFonts w:eastAsia="Times New Roman" w:cs="Times New Roman"/>
          <w:szCs w:val="26"/>
          <w:highlight w:val="white"/>
        </w:rPr>
        <w:t>,</w:t>
      </w:r>
      <w:r w:rsidR="00FE6C20">
        <w:rPr>
          <w:rFonts w:eastAsia="Times New Roman" w:cs="Times New Roman"/>
          <w:szCs w:val="26"/>
          <w:highlight w:val="white"/>
        </w:rPr>
        <w:t xml:space="preserve"> </w:t>
      </w:r>
      <w:r w:rsidR="00FE6C20" w:rsidRPr="00FE6C20">
        <w:rPr>
          <w:rFonts w:eastAsia="Times New Roman" w:cs="Times New Roman"/>
          <w:szCs w:val="26"/>
          <w:highlight w:val="white"/>
          <w:u w:val="single"/>
        </w:rPr>
        <w:t>idNguoiDung</w:t>
      </w:r>
      <w:r w:rsidR="00FE6C20">
        <w:rPr>
          <w:rFonts w:eastAsia="Times New Roman" w:cs="Times New Roman"/>
          <w:szCs w:val="26"/>
          <w:highlight w:val="white"/>
        </w:rPr>
        <w:t>,</w:t>
      </w:r>
      <w:r>
        <w:rPr>
          <w:rFonts w:eastAsia="Times New Roman" w:cs="Times New Roman"/>
          <w:szCs w:val="26"/>
          <w:highlight w:val="white"/>
        </w:rPr>
        <w:t xml:space="preserve"> TenTin, NoiDung, Thoigian, Anh, TieuDeThongBao)</w:t>
      </w:r>
    </w:p>
    <w:p w14:paraId="7DAF8DFE" w14:textId="77777777" w:rsidR="006E45C1" w:rsidRDefault="006E45C1" w:rsidP="006E45C1">
      <w:pPr>
        <w:rPr>
          <w:i/>
        </w:rPr>
      </w:pPr>
      <w:r w:rsidRPr="006E45C1">
        <w:rPr>
          <w:i/>
        </w:rPr>
        <w:tab/>
      </w:r>
      <w:r>
        <w:rPr>
          <w:i/>
        </w:rPr>
        <w:tab/>
      </w:r>
      <w:r w:rsidRPr="006E45C1">
        <w:rPr>
          <w:i/>
        </w:rPr>
        <w:t>3.2.2.2. Chuyển các quan hệ</w:t>
      </w:r>
    </w:p>
    <w:p w14:paraId="52E750AB" w14:textId="77777777" w:rsidR="00E70F4B" w:rsidRPr="00E70F4B" w:rsidRDefault="00E70F4B" w:rsidP="00E70F4B">
      <w:pPr>
        <w:pBdr>
          <w:top w:val="nil"/>
          <w:left w:val="nil"/>
          <w:bottom w:val="nil"/>
          <w:right w:val="nil"/>
          <w:between w:val="nil"/>
        </w:pBdr>
        <w:spacing w:after="120" w:line="312" w:lineRule="auto"/>
        <w:rPr>
          <w:rFonts w:eastAsia="Times New Roman" w:cs="Times New Roman"/>
          <w:i/>
          <w:szCs w:val="26"/>
        </w:rPr>
      </w:pPr>
      <w:r w:rsidRPr="00E70F4B">
        <w:rPr>
          <w:rFonts w:eastAsia="Times New Roman" w:cs="Times New Roman"/>
          <w:i/>
          <w:szCs w:val="26"/>
        </w:rPr>
        <w:t>Vì quan hệ “Naptien” là quan hệ bậc 2 có thuộc tính nên chúng ta có quan hệ mới sau:</w:t>
      </w:r>
    </w:p>
    <w:p w14:paraId="0F0E92A8" w14:textId="77777777" w:rsidR="00E70F4B" w:rsidRDefault="00E70F4B" w:rsidP="00E70F4B">
      <w:pPr>
        <w:numPr>
          <w:ilvl w:val="0"/>
          <w:numId w:val="25"/>
        </w:numPr>
        <w:tabs>
          <w:tab w:val="left" w:pos="990"/>
          <w:tab w:val="left" w:pos="1890"/>
        </w:tabs>
        <w:spacing w:after="0" w:line="312" w:lineRule="auto"/>
        <w:rPr>
          <w:rFonts w:ascii="Noto Sans Symbols" w:eastAsia="Noto Sans Symbols" w:hAnsi="Noto Sans Symbols" w:cs="Noto Sans Symbols"/>
          <w:szCs w:val="26"/>
          <w:highlight w:val="white"/>
        </w:rPr>
      </w:pPr>
      <w:r>
        <w:rPr>
          <w:rFonts w:eastAsia="Times New Roman" w:cs="Times New Roman"/>
          <w:szCs w:val="26"/>
          <w:highlight w:val="white"/>
        </w:rPr>
        <w:t>NAPTIEN (</w:t>
      </w:r>
      <w:r>
        <w:rPr>
          <w:rFonts w:eastAsia="Times New Roman" w:cs="Times New Roman"/>
          <w:szCs w:val="26"/>
          <w:highlight w:val="white"/>
          <w:u w:val="single"/>
        </w:rPr>
        <w:t>idGiaoDich</w:t>
      </w:r>
      <w:r>
        <w:rPr>
          <w:rFonts w:eastAsia="Times New Roman" w:cs="Times New Roman"/>
          <w:szCs w:val="26"/>
          <w:highlight w:val="white"/>
        </w:rPr>
        <w:t xml:space="preserve">, </w:t>
      </w:r>
      <w:r>
        <w:rPr>
          <w:rFonts w:eastAsia="Times New Roman" w:cs="Times New Roman"/>
          <w:szCs w:val="26"/>
          <w:highlight w:val="white"/>
          <w:u w:val="single"/>
        </w:rPr>
        <w:t>idNguoiDung</w:t>
      </w:r>
      <w:r>
        <w:rPr>
          <w:rFonts w:eastAsia="Times New Roman" w:cs="Times New Roman"/>
          <w:szCs w:val="26"/>
          <w:highlight w:val="white"/>
        </w:rPr>
        <w:t>, ThoiGian, SoTien)</w:t>
      </w:r>
    </w:p>
    <w:p w14:paraId="3D1CE50A" w14:textId="77777777" w:rsidR="00E70F4B" w:rsidRPr="00E70F4B" w:rsidRDefault="00E70F4B" w:rsidP="00E70F4B">
      <w:pPr>
        <w:spacing w:line="312" w:lineRule="auto"/>
        <w:rPr>
          <w:rFonts w:eastAsia="Times New Roman" w:cs="Times New Roman"/>
          <w:i/>
          <w:szCs w:val="26"/>
          <w:highlight w:val="white"/>
        </w:rPr>
      </w:pPr>
      <w:r w:rsidRPr="00E70F4B">
        <w:rPr>
          <w:rFonts w:eastAsia="Times New Roman" w:cs="Times New Roman"/>
          <w:i/>
          <w:szCs w:val="26"/>
        </w:rPr>
        <w:t>Vì quan hệ “Thuchienkhaosat” là quan hệ bậc 2 có thuộc tính nên chúng ta có quan hệ mới sau:</w:t>
      </w:r>
    </w:p>
    <w:p w14:paraId="188B7858" w14:textId="77777777" w:rsidR="00E70F4B" w:rsidRPr="00BD43C0" w:rsidRDefault="00E70F4B" w:rsidP="00E70F4B">
      <w:pPr>
        <w:numPr>
          <w:ilvl w:val="0"/>
          <w:numId w:val="25"/>
        </w:numPr>
        <w:tabs>
          <w:tab w:val="left" w:pos="990"/>
          <w:tab w:val="left" w:pos="1890"/>
        </w:tabs>
        <w:spacing w:after="0" w:line="312" w:lineRule="auto"/>
        <w:rPr>
          <w:rFonts w:ascii="Noto Sans Symbols" w:eastAsia="Noto Sans Symbols" w:hAnsi="Noto Sans Symbols" w:cs="Noto Sans Symbols"/>
          <w:szCs w:val="26"/>
          <w:highlight w:val="white"/>
        </w:rPr>
      </w:pPr>
      <w:r>
        <w:rPr>
          <w:rFonts w:eastAsia="Times New Roman" w:cs="Times New Roman"/>
          <w:szCs w:val="26"/>
          <w:highlight w:val="white"/>
        </w:rPr>
        <w:lastRenderedPageBreak/>
        <w:t>THUCHIENKHAOSAT (</w:t>
      </w:r>
      <w:r>
        <w:rPr>
          <w:rFonts w:eastAsia="Times New Roman" w:cs="Times New Roman"/>
          <w:szCs w:val="26"/>
          <w:highlight w:val="white"/>
          <w:u w:val="single"/>
        </w:rPr>
        <w:t>idGiaoDich</w:t>
      </w:r>
      <w:r>
        <w:rPr>
          <w:rFonts w:eastAsia="Times New Roman" w:cs="Times New Roman"/>
          <w:szCs w:val="26"/>
          <w:highlight w:val="white"/>
        </w:rPr>
        <w:t xml:space="preserve">, </w:t>
      </w:r>
      <w:r>
        <w:rPr>
          <w:rFonts w:eastAsia="Times New Roman" w:cs="Times New Roman"/>
          <w:szCs w:val="26"/>
          <w:highlight w:val="white"/>
          <w:u w:val="single"/>
        </w:rPr>
        <w:t>idNguoiDung</w:t>
      </w:r>
      <w:r>
        <w:rPr>
          <w:rFonts w:eastAsia="Times New Roman" w:cs="Times New Roman"/>
          <w:szCs w:val="26"/>
          <w:highlight w:val="white"/>
        </w:rPr>
        <w:t xml:space="preserve">, </w:t>
      </w:r>
      <w:r>
        <w:rPr>
          <w:rFonts w:eastAsia="Times New Roman" w:cs="Times New Roman"/>
          <w:szCs w:val="26"/>
          <w:highlight w:val="white"/>
          <w:u w:val="single"/>
        </w:rPr>
        <w:t>idKhaoSat</w:t>
      </w:r>
      <w:r>
        <w:rPr>
          <w:rFonts w:eastAsia="Times New Roman" w:cs="Times New Roman"/>
          <w:szCs w:val="26"/>
          <w:highlight w:val="white"/>
        </w:rPr>
        <w:t>, ThoiGian, SoTien)</w:t>
      </w:r>
    </w:p>
    <w:p w14:paraId="399474ED" w14:textId="77777777" w:rsidR="00E70F4B" w:rsidRPr="00E70F4B" w:rsidRDefault="00E70F4B" w:rsidP="00E70F4B">
      <w:pPr>
        <w:tabs>
          <w:tab w:val="left" w:pos="990"/>
          <w:tab w:val="left" w:pos="1890"/>
        </w:tabs>
        <w:spacing w:after="0" w:line="312" w:lineRule="auto"/>
        <w:rPr>
          <w:rFonts w:eastAsia="Times New Roman" w:cs="Times New Roman"/>
          <w:i/>
          <w:szCs w:val="26"/>
        </w:rPr>
      </w:pPr>
      <w:r w:rsidRPr="00E70F4B">
        <w:rPr>
          <w:rFonts w:eastAsia="Times New Roman" w:cs="Times New Roman"/>
          <w:i/>
          <w:szCs w:val="26"/>
        </w:rPr>
        <w:t>Vì quan hệ “Thuchiendiemdanh” là quan hệ bậc 2 có thuộc tính nên chúng ta có quan hệ mới sau:</w:t>
      </w:r>
    </w:p>
    <w:p w14:paraId="0F568157" w14:textId="77777777" w:rsidR="00E70F4B" w:rsidRPr="00BD43C0" w:rsidRDefault="00E70F4B" w:rsidP="00E70F4B">
      <w:pPr>
        <w:pStyle w:val="ListParagraph"/>
        <w:numPr>
          <w:ilvl w:val="0"/>
          <w:numId w:val="19"/>
        </w:numPr>
        <w:tabs>
          <w:tab w:val="left" w:pos="990"/>
          <w:tab w:val="left" w:pos="1890"/>
        </w:tabs>
        <w:spacing w:after="0" w:line="312" w:lineRule="auto"/>
        <w:rPr>
          <w:rFonts w:ascii="Noto Sans Symbols" w:eastAsia="Noto Sans Symbols" w:hAnsi="Noto Sans Symbols" w:cs="Noto Sans Symbols"/>
          <w:szCs w:val="26"/>
          <w:highlight w:val="white"/>
        </w:rPr>
      </w:pPr>
      <w:r>
        <w:rPr>
          <w:rFonts w:ascii="Noto Sans Symbols" w:eastAsia="Noto Sans Symbols" w:hAnsi="Noto Sans Symbols" w:cs="Noto Sans Symbols"/>
          <w:szCs w:val="26"/>
          <w:highlight w:val="white"/>
        </w:rPr>
        <w:t>THUCHIENDIEMDANH (</w:t>
      </w:r>
      <w:r w:rsidRPr="0028342F">
        <w:rPr>
          <w:rFonts w:ascii="Noto Sans Symbols" w:eastAsia="Noto Sans Symbols" w:hAnsi="Noto Sans Symbols" w:cs="Noto Sans Symbols"/>
          <w:szCs w:val="26"/>
          <w:highlight w:val="white"/>
          <w:u w:val="single"/>
        </w:rPr>
        <w:t>idGiaoDich</w:t>
      </w:r>
      <w:r>
        <w:rPr>
          <w:rFonts w:ascii="Noto Sans Symbols" w:eastAsia="Noto Sans Symbols" w:hAnsi="Noto Sans Symbols" w:cs="Noto Sans Symbols"/>
          <w:szCs w:val="26"/>
          <w:highlight w:val="white"/>
        </w:rPr>
        <w:t xml:space="preserve">, </w:t>
      </w:r>
      <w:r w:rsidRPr="0028342F">
        <w:rPr>
          <w:rFonts w:ascii="Noto Sans Symbols" w:eastAsia="Noto Sans Symbols" w:hAnsi="Noto Sans Symbols" w:cs="Noto Sans Symbols"/>
          <w:szCs w:val="26"/>
          <w:highlight w:val="white"/>
          <w:u w:val="single"/>
        </w:rPr>
        <w:t>idNguoiDung</w:t>
      </w:r>
      <w:r>
        <w:rPr>
          <w:rFonts w:ascii="Noto Sans Symbols" w:eastAsia="Noto Sans Symbols" w:hAnsi="Noto Sans Symbols" w:cs="Noto Sans Symbols"/>
          <w:szCs w:val="26"/>
          <w:highlight w:val="white"/>
        </w:rPr>
        <w:t xml:space="preserve">, </w:t>
      </w:r>
      <w:r w:rsidRPr="0028342F">
        <w:rPr>
          <w:rFonts w:ascii="Noto Sans Symbols" w:eastAsia="Noto Sans Symbols" w:hAnsi="Noto Sans Symbols" w:cs="Noto Sans Symbols"/>
          <w:szCs w:val="26"/>
          <w:highlight w:val="white"/>
          <w:u w:val="single"/>
        </w:rPr>
        <w:t>idDiemDanh</w:t>
      </w:r>
      <w:r>
        <w:rPr>
          <w:rFonts w:ascii="Noto Sans Symbols" w:eastAsia="Noto Sans Symbols" w:hAnsi="Noto Sans Symbols" w:cs="Noto Sans Symbols"/>
          <w:szCs w:val="26"/>
          <w:highlight w:val="white"/>
        </w:rPr>
        <w:t>, ThoiGian, SoTien)</w:t>
      </w:r>
    </w:p>
    <w:p w14:paraId="04ACA6E6" w14:textId="77777777" w:rsidR="00E70F4B" w:rsidRPr="00E70F4B" w:rsidRDefault="00E70F4B" w:rsidP="00E70F4B">
      <w:pPr>
        <w:spacing w:line="312" w:lineRule="auto"/>
        <w:rPr>
          <w:rFonts w:eastAsia="Times New Roman" w:cs="Times New Roman"/>
          <w:i/>
          <w:szCs w:val="26"/>
          <w:highlight w:val="white"/>
        </w:rPr>
      </w:pPr>
      <w:r w:rsidRPr="00E70F4B">
        <w:rPr>
          <w:rFonts w:eastAsia="Times New Roman" w:cs="Times New Roman"/>
          <w:i/>
          <w:szCs w:val="26"/>
        </w:rPr>
        <w:t>Vì quan hệ “Quyengop” là quan hệ bậc 2 có thuộc tính nên chúng ta có quan hệ mới sau:</w:t>
      </w:r>
    </w:p>
    <w:p w14:paraId="6E8B732F" w14:textId="77777777" w:rsidR="00E70F4B" w:rsidRDefault="00E70F4B" w:rsidP="00E70F4B">
      <w:pPr>
        <w:numPr>
          <w:ilvl w:val="0"/>
          <w:numId w:val="25"/>
        </w:numPr>
        <w:tabs>
          <w:tab w:val="left" w:pos="990"/>
          <w:tab w:val="left" w:pos="1890"/>
        </w:tabs>
        <w:spacing w:after="0" w:line="312" w:lineRule="auto"/>
        <w:rPr>
          <w:rFonts w:ascii="Noto Sans Symbols" w:eastAsia="Noto Sans Symbols" w:hAnsi="Noto Sans Symbols" w:cs="Noto Sans Symbols"/>
          <w:szCs w:val="26"/>
          <w:highlight w:val="white"/>
        </w:rPr>
      </w:pPr>
      <w:r>
        <w:rPr>
          <w:rFonts w:eastAsia="Times New Roman" w:cs="Times New Roman"/>
          <w:szCs w:val="26"/>
          <w:highlight w:val="white"/>
        </w:rPr>
        <w:t>QUYENGOP (</w:t>
      </w:r>
      <w:r>
        <w:rPr>
          <w:rFonts w:eastAsia="Times New Roman" w:cs="Times New Roman"/>
          <w:szCs w:val="26"/>
          <w:highlight w:val="white"/>
          <w:u w:val="single"/>
        </w:rPr>
        <w:t>idGiaoDich</w:t>
      </w:r>
      <w:r>
        <w:rPr>
          <w:rFonts w:eastAsia="Times New Roman" w:cs="Times New Roman"/>
          <w:szCs w:val="26"/>
          <w:highlight w:val="white"/>
        </w:rPr>
        <w:t xml:space="preserve">, </w:t>
      </w:r>
      <w:r>
        <w:rPr>
          <w:rFonts w:eastAsia="Times New Roman" w:cs="Times New Roman"/>
          <w:szCs w:val="26"/>
          <w:highlight w:val="white"/>
          <w:u w:val="single"/>
        </w:rPr>
        <w:t>idHoatDong</w:t>
      </w:r>
      <w:r>
        <w:rPr>
          <w:rFonts w:eastAsia="Times New Roman" w:cs="Times New Roman"/>
          <w:szCs w:val="26"/>
          <w:highlight w:val="white"/>
        </w:rPr>
        <w:t xml:space="preserve">, </w:t>
      </w:r>
      <w:r>
        <w:rPr>
          <w:rFonts w:eastAsia="Times New Roman" w:cs="Times New Roman"/>
          <w:szCs w:val="26"/>
          <w:highlight w:val="white"/>
          <w:u w:val="single"/>
        </w:rPr>
        <w:t>idNguoiDung</w:t>
      </w:r>
      <w:r>
        <w:rPr>
          <w:rFonts w:eastAsia="Times New Roman" w:cs="Times New Roman"/>
          <w:szCs w:val="26"/>
          <w:highlight w:val="white"/>
        </w:rPr>
        <w:t>, ThoiGian, SoTien)</w:t>
      </w:r>
    </w:p>
    <w:p w14:paraId="76CEC3AA" w14:textId="77777777" w:rsidR="00E70F4B" w:rsidRPr="00E70F4B" w:rsidRDefault="00E70F4B" w:rsidP="00E70F4B">
      <w:pPr>
        <w:spacing w:line="312" w:lineRule="auto"/>
        <w:rPr>
          <w:rFonts w:eastAsia="Times New Roman" w:cs="Times New Roman"/>
          <w:i/>
          <w:szCs w:val="26"/>
          <w:highlight w:val="white"/>
        </w:rPr>
      </w:pPr>
      <w:r w:rsidRPr="00E70F4B">
        <w:rPr>
          <w:rFonts w:eastAsia="Times New Roman" w:cs="Times New Roman"/>
          <w:i/>
          <w:szCs w:val="26"/>
        </w:rPr>
        <w:t>Vì quan hệ “Theodoi” là quan hệ bậc 2 có thuộc tính nên chúng ta có quan hệ mới sau:</w:t>
      </w:r>
    </w:p>
    <w:p w14:paraId="753538AE" w14:textId="77777777" w:rsidR="00E70F4B" w:rsidRDefault="00E70F4B" w:rsidP="00E70F4B">
      <w:pPr>
        <w:numPr>
          <w:ilvl w:val="0"/>
          <w:numId w:val="25"/>
        </w:numPr>
        <w:tabs>
          <w:tab w:val="left" w:pos="990"/>
          <w:tab w:val="left" w:pos="1890"/>
        </w:tabs>
        <w:spacing w:after="0" w:line="312" w:lineRule="auto"/>
        <w:rPr>
          <w:rFonts w:ascii="Noto Sans Symbols" w:eastAsia="Noto Sans Symbols" w:hAnsi="Noto Sans Symbols" w:cs="Noto Sans Symbols"/>
          <w:szCs w:val="26"/>
          <w:highlight w:val="white"/>
        </w:rPr>
      </w:pPr>
      <w:r>
        <w:rPr>
          <w:rFonts w:eastAsia="Times New Roman" w:cs="Times New Roman"/>
          <w:szCs w:val="26"/>
          <w:highlight w:val="white"/>
        </w:rPr>
        <w:t>THEODOI (</w:t>
      </w:r>
      <w:r>
        <w:rPr>
          <w:rFonts w:eastAsia="Times New Roman" w:cs="Times New Roman"/>
          <w:szCs w:val="26"/>
          <w:highlight w:val="white"/>
          <w:u w:val="single"/>
        </w:rPr>
        <w:t>idDangKi</w:t>
      </w:r>
      <w:r>
        <w:rPr>
          <w:rFonts w:eastAsia="Times New Roman" w:cs="Times New Roman"/>
          <w:szCs w:val="26"/>
          <w:highlight w:val="white"/>
        </w:rPr>
        <w:t xml:space="preserve">, </w:t>
      </w:r>
      <w:r>
        <w:rPr>
          <w:rFonts w:eastAsia="Times New Roman" w:cs="Times New Roman"/>
          <w:szCs w:val="26"/>
          <w:highlight w:val="white"/>
          <w:u w:val="single"/>
        </w:rPr>
        <w:t>idHoatDong</w:t>
      </w:r>
      <w:r>
        <w:rPr>
          <w:rFonts w:eastAsia="Times New Roman" w:cs="Times New Roman"/>
          <w:szCs w:val="26"/>
          <w:highlight w:val="white"/>
        </w:rPr>
        <w:t xml:space="preserve">, </w:t>
      </w:r>
      <w:r>
        <w:rPr>
          <w:rFonts w:eastAsia="Times New Roman" w:cs="Times New Roman"/>
          <w:szCs w:val="26"/>
          <w:highlight w:val="white"/>
          <w:u w:val="single"/>
        </w:rPr>
        <w:t>idNguoiDung</w:t>
      </w:r>
      <w:r>
        <w:rPr>
          <w:rFonts w:eastAsia="Times New Roman" w:cs="Times New Roman"/>
          <w:szCs w:val="26"/>
          <w:highlight w:val="white"/>
        </w:rPr>
        <w:t>)</w:t>
      </w:r>
    </w:p>
    <w:p w14:paraId="15CC6905" w14:textId="77777777" w:rsidR="00E70F4B" w:rsidRPr="00E70F4B" w:rsidRDefault="00E70F4B" w:rsidP="00E70F4B">
      <w:pPr>
        <w:spacing w:line="312" w:lineRule="auto"/>
        <w:rPr>
          <w:rFonts w:eastAsia="Times New Roman" w:cs="Times New Roman"/>
          <w:i/>
          <w:szCs w:val="26"/>
          <w:highlight w:val="white"/>
        </w:rPr>
      </w:pPr>
      <w:r w:rsidRPr="00E70F4B">
        <w:rPr>
          <w:rFonts w:eastAsia="Times New Roman" w:cs="Times New Roman"/>
          <w:i/>
          <w:szCs w:val="26"/>
        </w:rPr>
        <w:t>Vì quan hệ “Dangkigopsuc” là quan hệ bậc 2 có thuộc tính nên chúng ta có quan hệ mới sau:</w:t>
      </w:r>
    </w:p>
    <w:p w14:paraId="5DE59764" w14:textId="77777777" w:rsidR="006E45C1" w:rsidRPr="006E45C1" w:rsidRDefault="00E70F4B" w:rsidP="00E70F4B">
      <w:pPr>
        <w:pStyle w:val="ListParagraph"/>
        <w:numPr>
          <w:ilvl w:val="0"/>
          <w:numId w:val="24"/>
        </w:numPr>
        <w:rPr>
          <w:i/>
        </w:rPr>
      </w:pPr>
      <w:r>
        <w:rPr>
          <w:rFonts w:eastAsia="Times New Roman" w:cs="Times New Roman"/>
          <w:szCs w:val="26"/>
          <w:highlight w:val="white"/>
        </w:rPr>
        <w:t>GOPSUC (</w:t>
      </w:r>
      <w:r>
        <w:rPr>
          <w:rFonts w:eastAsia="Times New Roman" w:cs="Times New Roman"/>
          <w:szCs w:val="26"/>
          <w:highlight w:val="white"/>
          <w:u w:val="single"/>
        </w:rPr>
        <w:t>idDangKi</w:t>
      </w:r>
      <w:r>
        <w:rPr>
          <w:rFonts w:eastAsia="Times New Roman" w:cs="Times New Roman"/>
          <w:szCs w:val="26"/>
          <w:highlight w:val="white"/>
        </w:rPr>
        <w:t xml:space="preserve">, </w:t>
      </w:r>
      <w:r>
        <w:rPr>
          <w:rFonts w:eastAsia="Times New Roman" w:cs="Times New Roman"/>
          <w:szCs w:val="26"/>
          <w:highlight w:val="white"/>
          <w:u w:val="single"/>
        </w:rPr>
        <w:t>idHoatDong</w:t>
      </w:r>
      <w:r>
        <w:rPr>
          <w:rFonts w:eastAsia="Times New Roman" w:cs="Times New Roman"/>
          <w:szCs w:val="26"/>
          <w:highlight w:val="white"/>
        </w:rPr>
        <w:t xml:space="preserve">, </w:t>
      </w:r>
      <w:r>
        <w:rPr>
          <w:rFonts w:eastAsia="Times New Roman" w:cs="Times New Roman"/>
          <w:szCs w:val="26"/>
          <w:highlight w:val="white"/>
          <w:u w:val="single"/>
        </w:rPr>
        <w:t>idNguoiDung</w:t>
      </w:r>
      <w:r>
        <w:rPr>
          <w:rFonts w:eastAsia="Times New Roman" w:cs="Times New Roman"/>
          <w:szCs w:val="26"/>
          <w:highlight w:val="white"/>
        </w:rPr>
        <w:t>)</w:t>
      </w:r>
    </w:p>
    <w:p w14:paraId="4BEDC878" w14:textId="77777777" w:rsidR="006E45C1" w:rsidRDefault="006E45C1" w:rsidP="006E45C1">
      <w:pPr>
        <w:rPr>
          <w:i/>
        </w:rPr>
      </w:pPr>
      <w:r w:rsidRPr="006E45C1">
        <w:rPr>
          <w:i/>
        </w:rPr>
        <w:tab/>
      </w:r>
      <w:r>
        <w:rPr>
          <w:i/>
        </w:rPr>
        <w:tab/>
      </w:r>
      <w:r w:rsidRPr="006E45C1">
        <w:rPr>
          <w:i/>
        </w:rPr>
        <w:t>3.2.2.3. Chuẩn hóa các quan hệ</w:t>
      </w:r>
    </w:p>
    <w:p w14:paraId="7C308812" w14:textId="77777777" w:rsidR="00FB4876" w:rsidRDefault="006E45C1" w:rsidP="00FB4876">
      <w:pPr>
        <w:rPr>
          <w:rFonts w:eastAsia="Times New Roman" w:cs="Times New Roman"/>
          <w:szCs w:val="26"/>
        </w:rPr>
      </w:pPr>
      <w:r>
        <w:rPr>
          <w:rFonts w:eastAsia="Times New Roman" w:cs="Times New Roman"/>
          <w:szCs w:val="26"/>
        </w:rPr>
        <w:t>Các quan hệ đều đã ở dạng chuẩn 3NF.</w:t>
      </w:r>
    </w:p>
    <w:p w14:paraId="6CE10AA1" w14:textId="77777777" w:rsidR="003221F2" w:rsidRDefault="000C78FA" w:rsidP="00FB4876">
      <w:pPr>
        <w:ind w:firstLine="720"/>
        <w:rPr>
          <w:rFonts w:cs="Times New Roman"/>
          <w:b/>
          <w:i/>
          <w:szCs w:val="26"/>
        </w:rPr>
      </w:pPr>
      <w:r w:rsidRPr="001846F9">
        <w:rPr>
          <w:rFonts w:cs="Times New Roman"/>
          <w:b/>
          <w:i/>
          <w:szCs w:val="26"/>
        </w:rPr>
        <w:t>3.2.3. Mức vật lý</w:t>
      </w:r>
    </w:p>
    <w:p w14:paraId="1061B881" w14:textId="77777777" w:rsidR="00C45D22" w:rsidRDefault="00C45D22" w:rsidP="00FB4876">
      <w:pPr>
        <w:ind w:firstLine="720"/>
        <w:rPr>
          <w:rFonts w:cs="Times New Roman"/>
          <w:i/>
          <w:szCs w:val="26"/>
        </w:rPr>
      </w:pPr>
      <w:r>
        <w:rPr>
          <w:rFonts w:cs="Times New Roman"/>
          <w:b/>
          <w:i/>
          <w:szCs w:val="26"/>
        </w:rPr>
        <w:tab/>
      </w:r>
      <w:r w:rsidRPr="00C45D22">
        <w:rPr>
          <w:rFonts w:cs="Times New Roman"/>
          <w:i/>
          <w:szCs w:val="26"/>
        </w:rPr>
        <w:t>3.2.3.1. Bảng nhóm người dùng</w:t>
      </w:r>
    </w:p>
    <w:p w14:paraId="0FEFE3A4" w14:textId="77777777" w:rsidR="00C45D22" w:rsidRPr="00EB78B5" w:rsidRDefault="00C45D22" w:rsidP="00EB78B5">
      <w:pPr>
        <w:pStyle w:val="thongthuong"/>
      </w:pPr>
      <w:r w:rsidRPr="00EB78B5">
        <w:t>Bảng này dùng để lưu thông tin các nhóm người dùng có trong hệ thống.</w:t>
      </w:r>
    </w:p>
    <w:tbl>
      <w:tblPr>
        <w:tblStyle w:val="TableGrid"/>
        <w:tblW w:w="0" w:type="auto"/>
        <w:tblLook w:val="04A0" w:firstRow="1" w:lastRow="0" w:firstColumn="1" w:lastColumn="0" w:noHBand="0" w:noVBand="1"/>
      </w:tblPr>
      <w:tblGrid>
        <w:gridCol w:w="2122"/>
        <w:gridCol w:w="1559"/>
        <w:gridCol w:w="992"/>
        <w:gridCol w:w="2268"/>
        <w:gridCol w:w="2409"/>
      </w:tblGrid>
      <w:tr w:rsidR="00FB4876" w:rsidRPr="0070044E" w14:paraId="79CF1F5E" w14:textId="77777777" w:rsidTr="00BC5D4D">
        <w:tc>
          <w:tcPr>
            <w:tcW w:w="9350" w:type="dxa"/>
            <w:gridSpan w:val="5"/>
            <w:shd w:val="clear" w:color="auto" w:fill="FFFFFF" w:themeFill="background1"/>
            <w:vAlign w:val="center"/>
          </w:tcPr>
          <w:p w14:paraId="00FCB597" w14:textId="77777777" w:rsidR="00FB4876" w:rsidRPr="0070044E" w:rsidRDefault="00FB4876" w:rsidP="00D23EB7">
            <w:pPr>
              <w:keepNext/>
              <w:spacing w:before="120" w:after="120"/>
              <w:jc w:val="left"/>
              <w:rPr>
                <w:b/>
              </w:rPr>
            </w:pPr>
            <w:r w:rsidRPr="0070044E">
              <w:rPr>
                <w:b/>
              </w:rPr>
              <w:t>Tên bảng: tbl</w:t>
            </w:r>
            <w:r w:rsidR="00793AC8">
              <w:rPr>
                <w:b/>
              </w:rPr>
              <w:t>_</w:t>
            </w:r>
            <w:r w:rsidRPr="0070044E">
              <w:rPr>
                <w:b/>
              </w:rPr>
              <w:t>nhom</w:t>
            </w:r>
            <w:r w:rsidR="00793AC8">
              <w:rPr>
                <w:b/>
              </w:rPr>
              <w:t>_</w:t>
            </w:r>
            <w:r w:rsidRPr="0070044E">
              <w:rPr>
                <w:b/>
              </w:rPr>
              <w:t>nguoi</w:t>
            </w:r>
            <w:r w:rsidR="00793AC8">
              <w:rPr>
                <w:b/>
              </w:rPr>
              <w:t>_</w:t>
            </w:r>
            <w:r w:rsidRPr="0070044E">
              <w:rPr>
                <w:b/>
              </w:rPr>
              <w:t>dung</w:t>
            </w:r>
          </w:p>
        </w:tc>
      </w:tr>
      <w:tr w:rsidR="00FB4876" w:rsidRPr="0070044E" w14:paraId="0D285139" w14:textId="77777777" w:rsidTr="00BC5D4D">
        <w:tc>
          <w:tcPr>
            <w:tcW w:w="2122" w:type="dxa"/>
            <w:shd w:val="clear" w:color="auto" w:fill="FFFFFF" w:themeFill="background1"/>
            <w:vAlign w:val="center"/>
          </w:tcPr>
          <w:p w14:paraId="19F35E3A"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28728680"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4C9EB584" w14:textId="77777777" w:rsidR="00FB4876" w:rsidRPr="0070044E" w:rsidRDefault="00FB4876" w:rsidP="00D23EB7">
            <w:pPr>
              <w:keepNext/>
              <w:spacing w:before="120" w:after="120"/>
              <w:jc w:val="center"/>
              <w:rPr>
                <w:b/>
              </w:rPr>
            </w:pPr>
            <w:r w:rsidRPr="0070044E">
              <w:rPr>
                <w:b/>
              </w:rPr>
              <w:t>Null</w:t>
            </w:r>
          </w:p>
        </w:tc>
        <w:tc>
          <w:tcPr>
            <w:tcW w:w="2268" w:type="dxa"/>
            <w:shd w:val="clear" w:color="auto" w:fill="FFFFFF" w:themeFill="background1"/>
            <w:vAlign w:val="center"/>
          </w:tcPr>
          <w:p w14:paraId="7FA65AB2" w14:textId="77777777" w:rsidR="00FB4876" w:rsidRPr="0070044E" w:rsidRDefault="00FB4876" w:rsidP="00D23EB7">
            <w:pPr>
              <w:keepNext/>
              <w:spacing w:before="120" w:after="120"/>
              <w:jc w:val="center"/>
              <w:rPr>
                <w:b/>
              </w:rPr>
            </w:pPr>
            <w:r w:rsidRPr="0070044E">
              <w:rPr>
                <w:b/>
              </w:rPr>
              <w:t>Mặc định</w:t>
            </w:r>
          </w:p>
        </w:tc>
        <w:tc>
          <w:tcPr>
            <w:tcW w:w="2409" w:type="dxa"/>
            <w:shd w:val="clear" w:color="auto" w:fill="FFFFFF" w:themeFill="background1"/>
            <w:vAlign w:val="center"/>
          </w:tcPr>
          <w:p w14:paraId="2BF26563" w14:textId="77777777" w:rsidR="00FB4876" w:rsidRPr="0070044E" w:rsidRDefault="00FB4876" w:rsidP="00D23EB7">
            <w:pPr>
              <w:keepNext/>
              <w:spacing w:before="120" w:after="120"/>
              <w:jc w:val="center"/>
              <w:rPr>
                <w:b/>
              </w:rPr>
            </w:pPr>
            <w:r w:rsidRPr="0070044E">
              <w:rPr>
                <w:b/>
              </w:rPr>
              <w:t>Liên kết tới</w:t>
            </w:r>
          </w:p>
        </w:tc>
      </w:tr>
      <w:tr w:rsidR="00FB4876" w14:paraId="3595BC3D" w14:textId="77777777" w:rsidTr="00FB4876">
        <w:tc>
          <w:tcPr>
            <w:tcW w:w="2122" w:type="dxa"/>
            <w:vAlign w:val="center"/>
          </w:tcPr>
          <w:p w14:paraId="5EC0AB68" w14:textId="77777777" w:rsidR="00FB4876" w:rsidRDefault="00FB4876" w:rsidP="00D23EB7">
            <w:pPr>
              <w:keepNext/>
              <w:spacing w:before="120" w:after="120"/>
              <w:jc w:val="left"/>
            </w:pPr>
            <w:r>
              <w:t>idNhom (Chính)</w:t>
            </w:r>
          </w:p>
        </w:tc>
        <w:tc>
          <w:tcPr>
            <w:tcW w:w="1559" w:type="dxa"/>
            <w:vAlign w:val="center"/>
          </w:tcPr>
          <w:p w14:paraId="207C9B5C" w14:textId="77777777" w:rsidR="00FB4876" w:rsidRDefault="00FB4876" w:rsidP="00D23EB7">
            <w:pPr>
              <w:keepNext/>
              <w:spacing w:before="120" w:after="120"/>
              <w:jc w:val="left"/>
            </w:pPr>
            <w:r>
              <w:t>int(20)</w:t>
            </w:r>
          </w:p>
        </w:tc>
        <w:tc>
          <w:tcPr>
            <w:tcW w:w="992" w:type="dxa"/>
            <w:vAlign w:val="center"/>
          </w:tcPr>
          <w:p w14:paraId="6760E572" w14:textId="77777777" w:rsidR="00FB4876" w:rsidRDefault="00FB4876" w:rsidP="00D23EB7">
            <w:pPr>
              <w:keepNext/>
              <w:spacing w:before="120" w:after="120"/>
              <w:jc w:val="left"/>
            </w:pPr>
            <w:r>
              <w:t>Không</w:t>
            </w:r>
          </w:p>
        </w:tc>
        <w:tc>
          <w:tcPr>
            <w:tcW w:w="2268" w:type="dxa"/>
            <w:vAlign w:val="center"/>
          </w:tcPr>
          <w:p w14:paraId="0B4F3C21" w14:textId="77777777" w:rsidR="00FB4876" w:rsidRDefault="00FB4876" w:rsidP="00D23EB7">
            <w:pPr>
              <w:keepNext/>
              <w:spacing w:before="120" w:after="120"/>
              <w:jc w:val="left"/>
            </w:pPr>
          </w:p>
        </w:tc>
        <w:tc>
          <w:tcPr>
            <w:tcW w:w="2409" w:type="dxa"/>
            <w:vAlign w:val="center"/>
          </w:tcPr>
          <w:p w14:paraId="79C27F2C" w14:textId="77777777" w:rsidR="00FB4876" w:rsidRDefault="00FB4876" w:rsidP="00D23EB7">
            <w:pPr>
              <w:keepNext/>
              <w:spacing w:before="120" w:after="120"/>
              <w:jc w:val="left"/>
            </w:pPr>
          </w:p>
        </w:tc>
      </w:tr>
      <w:tr w:rsidR="00FB4876" w14:paraId="1302209E" w14:textId="77777777" w:rsidTr="00FB4876">
        <w:tc>
          <w:tcPr>
            <w:tcW w:w="2122" w:type="dxa"/>
            <w:vAlign w:val="center"/>
          </w:tcPr>
          <w:p w14:paraId="4C633060" w14:textId="77777777" w:rsidR="00FB4876" w:rsidRDefault="00FB4876" w:rsidP="00D23EB7">
            <w:pPr>
              <w:keepNext/>
              <w:spacing w:before="120" w:after="120"/>
              <w:jc w:val="left"/>
            </w:pPr>
            <w:r>
              <w:t>TenNhom</w:t>
            </w:r>
          </w:p>
        </w:tc>
        <w:tc>
          <w:tcPr>
            <w:tcW w:w="1559" w:type="dxa"/>
            <w:vAlign w:val="center"/>
          </w:tcPr>
          <w:p w14:paraId="14439FE7" w14:textId="77777777" w:rsidR="00FB4876" w:rsidRDefault="00FB4876" w:rsidP="00D23EB7">
            <w:pPr>
              <w:keepNext/>
              <w:spacing w:before="120" w:after="120"/>
              <w:jc w:val="left"/>
            </w:pPr>
            <w:r>
              <w:t>varchar(100)</w:t>
            </w:r>
          </w:p>
        </w:tc>
        <w:tc>
          <w:tcPr>
            <w:tcW w:w="992" w:type="dxa"/>
            <w:vAlign w:val="center"/>
          </w:tcPr>
          <w:p w14:paraId="015A3045" w14:textId="77777777" w:rsidR="00FB4876" w:rsidRDefault="00FB4876" w:rsidP="00D23EB7">
            <w:pPr>
              <w:keepNext/>
              <w:spacing w:before="120" w:after="120"/>
              <w:jc w:val="left"/>
            </w:pPr>
            <w:r>
              <w:t>Không</w:t>
            </w:r>
          </w:p>
        </w:tc>
        <w:tc>
          <w:tcPr>
            <w:tcW w:w="2268" w:type="dxa"/>
            <w:vAlign w:val="center"/>
          </w:tcPr>
          <w:p w14:paraId="7BFA8840" w14:textId="77777777" w:rsidR="00FB4876" w:rsidRDefault="00FB4876" w:rsidP="00D23EB7">
            <w:pPr>
              <w:keepNext/>
              <w:spacing w:before="120" w:after="120"/>
              <w:jc w:val="left"/>
            </w:pPr>
          </w:p>
        </w:tc>
        <w:tc>
          <w:tcPr>
            <w:tcW w:w="2409" w:type="dxa"/>
            <w:vAlign w:val="center"/>
          </w:tcPr>
          <w:p w14:paraId="554A0080" w14:textId="77777777" w:rsidR="00FB4876" w:rsidRDefault="00FB4876" w:rsidP="00D23EB7">
            <w:pPr>
              <w:keepNext/>
              <w:spacing w:before="120" w:after="120"/>
              <w:jc w:val="left"/>
            </w:pPr>
          </w:p>
        </w:tc>
      </w:tr>
    </w:tbl>
    <w:p w14:paraId="53AA1960" w14:textId="77777777" w:rsidR="00FB4876" w:rsidRDefault="00536B71" w:rsidP="00536B71">
      <w:pPr>
        <w:pStyle w:val="Caption1"/>
      </w:pPr>
      <w:r>
        <w:t>Bảng 3.3: Bảng nhóm người dùng.</w:t>
      </w:r>
    </w:p>
    <w:p w14:paraId="3F9C58C2" w14:textId="77777777" w:rsidR="00EB78B5" w:rsidRDefault="00EB78B5" w:rsidP="00EB78B5">
      <w:pPr>
        <w:pStyle w:val="Caption1"/>
        <w:jc w:val="both"/>
        <w:rPr>
          <w:rFonts w:cs="Times New Roman"/>
          <w:sz w:val="26"/>
          <w:szCs w:val="26"/>
        </w:rPr>
      </w:pPr>
      <w:r>
        <w:rPr>
          <w:sz w:val="26"/>
          <w:szCs w:val="26"/>
        </w:rPr>
        <w:tab/>
      </w:r>
      <w:r>
        <w:rPr>
          <w:sz w:val="26"/>
          <w:szCs w:val="26"/>
        </w:rPr>
        <w:tab/>
      </w:r>
      <w:r w:rsidRPr="00EB78B5">
        <w:rPr>
          <w:rFonts w:cs="Times New Roman"/>
          <w:sz w:val="26"/>
          <w:szCs w:val="26"/>
        </w:rPr>
        <w:t>3.2.3.</w:t>
      </w:r>
      <w:r>
        <w:rPr>
          <w:rFonts w:cs="Times New Roman"/>
          <w:sz w:val="26"/>
          <w:szCs w:val="26"/>
        </w:rPr>
        <w:t>2</w:t>
      </w:r>
      <w:r w:rsidRPr="00EB78B5">
        <w:rPr>
          <w:rFonts w:cs="Times New Roman"/>
          <w:sz w:val="26"/>
          <w:szCs w:val="26"/>
        </w:rPr>
        <w:t>. Bảng người dùng</w:t>
      </w:r>
    </w:p>
    <w:p w14:paraId="6C05DEFE" w14:textId="77777777" w:rsidR="00EB78B5" w:rsidRPr="00EB78B5" w:rsidRDefault="00EB78B5" w:rsidP="00EB78B5">
      <w:pPr>
        <w:pStyle w:val="thongthuong"/>
      </w:pPr>
      <w:r>
        <w:t>Bảng này dùng để lưu thông tin của tất cả người dùng trong hệ thống, người dùng đó thuộc nhóm người dùng nào.</w:t>
      </w:r>
    </w:p>
    <w:tbl>
      <w:tblPr>
        <w:tblStyle w:val="TableGrid"/>
        <w:tblW w:w="0" w:type="auto"/>
        <w:tblLook w:val="04A0" w:firstRow="1" w:lastRow="0" w:firstColumn="1" w:lastColumn="0" w:noHBand="0" w:noVBand="1"/>
      </w:tblPr>
      <w:tblGrid>
        <w:gridCol w:w="1904"/>
        <w:gridCol w:w="1570"/>
        <w:gridCol w:w="952"/>
        <w:gridCol w:w="2339"/>
        <w:gridCol w:w="2585"/>
      </w:tblGrid>
      <w:tr w:rsidR="00FB4876" w:rsidRPr="0070044E" w14:paraId="57EC3F4F" w14:textId="77777777" w:rsidTr="00BC5D4D">
        <w:tc>
          <w:tcPr>
            <w:tcW w:w="9350" w:type="dxa"/>
            <w:gridSpan w:val="5"/>
            <w:shd w:val="clear" w:color="auto" w:fill="FFFFFF" w:themeFill="background1"/>
            <w:vAlign w:val="center"/>
          </w:tcPr>
          <w:p w14:paraId="3848B248" w14:textId="77777777" w:rsidR="00FB4876" w:rsidRPr="0070044E" w:rsidRDefault="00FB4876" w:rsidP="00D23EB7">
            <w:pPr>
              <w:keepNext/>
              <w:spacing w:before="120" w:after="120"/>
              <w:jc w:val="left"/>
              <w:rPr>
                <w:b/>
              </w:rPr>
            </w:pPr>
            <w:r w:rsidRPr="0070044E">
              <w:rPr>
                <w:b/>
              </w:rPr>
              <w:lastRenderedPageBreak/>
              <w:t>Tên bả</w:t>
            </w:r>
            <w:r>
              <w:rPr>
                <w:b/>
              </w:rPr>
              <w:t>ng: tbl</w:t>
            </w:r>
            <w:r w:rsidR="00793AC8">
              <w:rPr>
                <w:b/>
              </w:rPr>
              <w:t>_</w:t>
            </w:r>
            <w:r w:rsidRPr="0070044E">
              <w:rPr>
                <w:b/>
              </w:rPr>
              <w:t>nguoi</w:t>
            </w:r>
            <w:r w:rsidR="00793AC8">
              <w:rPr>
                <w:b/>
              </w:rPr>
              <w:t>_</w:t>
            </w:r>
            <w:r w:rsidRPr="0070044E">
              <w:rPr>
                <w:b/>
              </w:rPr>
              <w:t>dung</w:t>
            </w:r>
          </w:p>
        </w:tc>
      </w:tr>
      <w:tr w:rsidR="00FB4876" w:rsidRPr="0070044E" w14:paraId="3EDDB7E0" w14:textId="77777777" w:rsidTr="00E70F4B">
        <w:tc>
          <w:tcPr>
            <w:tcW w:w="2089" w:type="dxa"/>
            <w:shd w:val="clear" w:color="auto" w:fill="FFFFFF" w:themeFill="background1"/>
            <w:vAlign w:val="center"/>
          </w:tcPr>
          <w:p w14:paraId="1D459AA9" w14:textId="77777777" w:rsidR="00FB4876" w:rsidRPr="0070044E" w:rsidRDefault="00FB4876" w:rsidP="00D23EB7">
            <w:pPr>
              <w:keepNext/>
              <w:spacing w:before="120" w:after="120"/>
              <w:jc w:val="center"/>
              <w:rPr>
                <w:b/>
              </w:rPr>
            </w:pPr>
            <w:r w:rsidRPr="0070044E">
              <w:rPr>
                <w:b/>
              </w:rPr>
              <w:t>Cột</w:t>
            </w:r>
          </w:p>
        </w:tc>
        <w:tc>
          <w:tcPr>
            <w:tcW w:w="1608" w:type="dxa"/>
            <w:shd w:val="clear" w:color="auto" w:fill="FFFFFF" w:themeFill="background1"/>
            <w:vAlign w:val="center"/>
          </w:tcPr>
          <w:p w14:paraId="124AFA86" w14:textId="77777777" w:rsidR="00FB4876" w:rsidRPr="0070044E" w:rsidRDefault="00FB4876" w:rsidP="00D23EB7">
            <w:pPr>
              <w:keepNext/>
              <w:spacing w:before="120" w:after="120"/>
              <w:jc w:val="center"/>
              <w:rPr>
                <w:b/>
              </w:rPr>
            </w:pPr>
            <w:r w:rsidRPr="0070044E">
              <w:rPr>
                <w:b/>
              </w:rPr>
              <w:t>Kiểu</w:t>
            </w:r>
          </w:p>
        </w:tc>
        <w:tc>
          <w:tcPr>
            <w:tcW w:w="1045" w:type="dxa"/>
            <w:shd w:val="clear" w:color="auto" w:fill="FFFFFF" w:themeFill="background1"/>
            <w:vAlign w:val="center"/>
          </w:tcPr>
          <w:p w14:paraId="617991D6" w14:textId="77777777" w:rsidR="00FB4876" w:rsidRPr="0070044E" w:rsidRDefault="00FB4876" w:rsidP="00D23EB7">
            <w:pPr>
              <w:keepNext/>
              <w:spacing w:before="120" w:after="120"/>
              <w:jc w:val="center"/>
              <w:rPr>
                <w:b/>
              </w:rPr>
            </w:pPr>
            <w:r w:rsidRPr="0070044E">
              <w:rPr>
                <w:b/>
              </w:rPr>
              <w:t>Null</w:t>
            </w:r>
          </w:p>
        </w:tc>
        <w:tc>
          <w:tcPr>
            <w:tcW w:w="2339" w:type="dxa"/>
            <w:shd w:val="clear" w:color="auto" w:fill="FFFFFF" w:themeFill="background1"/>
            <w:vAlign w:val="center"/>
          </w:tcPr>
          <w:p w14:paraId="0FDCB090" w14:textId="77777777" w:rsidR="00FB4876" w:rsidRPr="0070044E" w:rsidRDefault="00FB4876" w:rsidP="00D23EB7">
            <w:pPr>
              <w:keepNext/>
              <w:spacing w:before="120" w:after="120"/>
              <w:jc w:val="center"/>
              <w:rPr>
                <w:b/>
              </w:rPr>
            </w:pPr>
            <w:r w:rsidRPr="0070044E">
              <w:rPr>
                <w:b/>
              </w:rPr>
              <w:t>Mặc định</w:t>
            </w:r>
          </w:p>
        </w:tc>
        <w:tc>
          <w:tcPr>
            <w:tcW w:w="2269" w:type="dxa"/>
            <w:shd w:val="clear" w:color="auto" w:fill="FFFFFF" w:themeFill="background1"/>
            <w:vAlign w:val="center"/>
          </w:tcPr>
          <w:p w14:paraId="206E346B" w14:textId="77777777" w:rsidR="00FB4876" w:rsidRPr="0070044E" w:rsidRDefault="00FB4876" w:rsidP="00D23EB7">
            <w:pPr>
              <w:keepNext/>
              <w:spacing w:before="120" w:after="120"/>
              <w:jc w:val="center"/>
              <w:rPr>
                <w:b/>
              </w:rPr>
            </w:pPr>
            <w:r w:rsidRPr="0070044E">
              <w:rPr>
                <w:b/>
              </w:rPr>
              <w:t>Liên kết tới</w:t>
            </w:r>
          </w:p>
        </w:tc>
      </w:tr>
      <w:tr w:rsidR="00FB4876" w14:paraId="6FFD8537" w14:textId="77777777" w:rsidTr="00E70F4B">
        <w:tc>
          <w:tcPr>
            <w:tcW w:w="2089" w:type="dxa"/>
            <w:vAlign w:val="center"/>
          </w:tcPr>
          <w:p w14:paraId="5AE3DF65" w14:textId="77777777" w:rsidR="00FB4876" w:rsidRDefault="00FB4876" w:rsidP="00D23EB7">
            <w:pPr>
              <w:keepNext/>
              <w:spacing w:before="120" w:after="120"/>
              <w:jc w:val="left"/>
            </w:pPr>
            <w:r>
              <w:t>idNguoiDung (Chính)</w:t>
            </w:r>
          </w:p>
        </w:tc>
        <w:tc>
          <w:tcPr>
            <w:tcW w:w="1608" w:type="dxa"/>
            <w:vAlign w:val="center"/>
          </w:tcPr>
          <w:p w14:paraId="72FE096B" w14:textId="77777777" w:rsidR="00FB4876" w:rsidRDefault="00FB4876" w:rsidP="00D23EB7">
            <w:pPr>
              <w:keepNext/>
              <w:spacing w:before="120" w:after="120"/>
              <w:jc w:val="left"/>
            </w:pPr>
            <w:r>
              <w:t>int(20)</w:t>
            </w:r>
          </w:p>
        </w:tc>
        <w:tc>
          <w:tcPr>
            <w:tcW w:w="1045" w:type="dxa"/>
            <w:vAlign w:val="center"/>
          </w:tcPr>
          <w:p w14:paraId="16BC4503" w14:textId="77777777" w:rsidR="00FB4876" w:rsidRDefault="00FB4876" w:rsidP="00D23EB7">
            <w:pPr>
              <w:keepNext/>
              <w:spacing w:before="120" w:after="120"/>
              <w:jc w:val="left"/>
            </w:pPr>
            <w:r>
              <w:t>Không</w:t>
            </w:r>
          </w:p>
        </w:tc>
        <w:tc>
          <w:tcPr>
            <w:tcW w:w="2339" w:type="dxa"/>
            <w:vAlign w:val="center"/>
          </w:tcPr>
          <w:p w14:paraId="4FB0305F" w14:textId="77777777" w:rsidR="00FB4876" w:rsidRDefault="00FB4876" w:rsidP="00D23EB7">
            <w:pPr>
              <w:keepNext/>
              <w:spacing w:before="120" w:after="120"/>
              <w:jc w:val="left"/>
            </w:pPr>
          </w:p>
        </w:tc>
        <w:tc>
          <w:tcPr>
            <w:tcW w:w="2269" w:type="dxa"/>
            <w:vAlign w:val="center"/>
          </w:tcPr>
          <w:p w14:paraId="353C93C4" w14:textId="77777777" w:rsidR="00FB4876" w:rsidRDefault="00FB4876" w:rsidP="00D23EB7">
            <w:pPr>
              <w:keepNext/>
              <w:spacing w:before="120" w:after="120"/>
              <w:jc w:val="left"/>
            </w:pPr>
          </w:p>
        </w:tc>
      </w:tr>
      <w:tr w:rsidR="00FB4876" w14:paraId="69E87BFC" w14:textId="77777777" w:rsidTr="00E70F4B">
        <w:tc>
          <w:tcPr>
            <w:tcW w:w="2089" w:type="dxa"/>
            <w:vAlign w:val="center"/>
          </w:tcPr>
          <w:p w14:paraId="6BEC85F7" w14:textId="77777777" w:rsidR="00FB4876" w:rsidRDefault="00FB4876" w:rsidP="00D23EB7">
            <w:pPr>
              <w:keepNext/>
              <w:spacing w:before="120" w:after="120"/>
              <w:jc w:val="left"/>
            </w:pPr>
            <w:r>
              <w:t>TenNguoiDung</w:t>
            </w:r>
          </w:p>
        </w:tc>
        <w:tc>
          <w:tcPr>
            <w:tcW w:w="1608" w:type="dxa"/>
            <w:vAlign w:val="center"/>
          </w:tcPr>
          <w:p w14:paraId="6BDC3FA7" w14:textId="77777777" w:rsidR="00FB4876" w:rsidRDefault="00FB4876" w:rsidP="00D23EB7">
            <w:pPr>
              <w:keepNext/>
              <w:spacing w:before="120" w:after="120"/>
              <w:jc w:val="left"/>
            </w:pPr>
            <w:r>
              <w:t>varchar(100)</w:t>
            </w:r>
          </w:p>
        </w:tc>
        <w:tc>
          <w:tcPr>
            <w:tcW w:w="1045" w:type="dxa"/>
            <w:vAlign w:val="center"/>
          </w:tcPr>
          <w:p w14:paraId="7B82CB4C" w14:textId="77777777" w:rsidR="00FB4876" w:rsidRDefault="00FB4876" w:rsidP="00D23EB7">
            <w:pPr>
              <w:keepNext/>
              <w:spacing w:before="120" w:after="120"/>
              <w:jc w:val="left"/>
            </w:pPr>
            <w:r>
              <w:t>Không</w:t>
            </w:r>
          </w:p>
        </w:tc>
        <w:tc>
          <w:tcPr>
            <w:tcW w:w="2339" w:type="dxa"/>
            <w:vAlign w:val="center"/>
          </w:tcPr>
          <w:p w14:paraId="63BE1686" w14:textId="77777777" w:rsidR="00FB4876" w:rsidRDefault="00FB4876" w:rsidP="00D23EB7">
            <w:pPr>
              <w:keepNext/>
              <w:spacing w:before="120" w:after="120"/>
              <w:jc w:val="left"/>
            </w:pPr>
          </w:p>
        </w:tc>
        <w:tc>
          <w:tcPr>
            <w:tcW w:w="2269" w:type="dxa"/>
            <w:vAlign w:val="center"/>
          </w:tcPr>
          <w:p w14:paraId="0E72EC86" w14:textId="77777777" w:rsidR="00FB4876" w:rsidRDefault="00FB4876" w:rsidP="00D23EB7">
            <w:pPr>
              <w:keepNext/>
              <w:spacing w:before="120" w:after="120"/>
              <w:jc w:val="left"/>
            </w:pPr>
          </w:p>
        </w:tc>
      </w:tr>
      <w:tr w:rsidR="00FB4876" w14:paraId="0FE05F10" w14:textId="77777777" w:rsidTr="00E70F4B">
        <w:tc>
          <w:tcPr>
            <w:tcW w:w="2089" w:type="dxa"/>
            <w:vAlign w:val="center"/>
          </w:tcPr>
          <w:p w14:paraId="16E9724D" w14:textId="77777777" w:rsidR="00FB4876" w:rsidRDefault="00FB4876" w:rsidP="00D23EB7">
            <w:pPr>
              <w:keepNext/>
              <w:spacing w:before="120" w:after="120"/>
              <w:jc w:val="left"/>
            </w:pPr>
            <w:r>
              <w:t>SDT</w:t>
            </w:r>
          </w:p>
        </w:tc>
        <w:tc>
          <w:tcPr>
            <w:tcW w:w="1608" w:type="dxa"/>
            <w:vAlign w:val="center"/>
          </w:tcPr>
          <w:p w14:paraId="14D2C233" w14:textId="77777777" w:rsidR="00FB4876" w:rsidRDefault="00FB4876" w:rsidP="00D23EB7">
            <w:pPr>
              <w:keepNext/>
              <w:spacing w:before="120" w:after="120"/>
              <w:jc w:val="left"/>
            </w:pPr>
            <w:r>
              <w:t>varchar(30)</w:t>
            </w:r>
          </w:p>
        </w:tc>
        <w:tc>
          <w:tcPr>
            <w:tcW w:w="1045" w:type="dxa"/>
            <w:vAlign w:val="center"/>
          </w:tcPr>
          <w:p w14:paraId="7470EA47" w14:textId="77777777" w:rsidR="00FB4876" w:rsidRDefault="00FB4876" w:rsidP="00D23EB7">
            <w:pPr>
              <w:keepNext/>
              <w:spacing w:before="120" w:after="120"/>
              <w:jc w:val="left"/>
            </w:pPr>
            <w:r>
              <w:t>Không</w:t>
            </w:r>
          </w:p>
        </w:tc>
        <w:tc>
          <w:tcPr>
            <w:tcW w:w="2339" w:type="dxa"/>
            <w:vAlign w:val="center"/>
          </w:tcPr>
          <w:p w14:paraId="2AD89823" w14:textId="77777777" w:rsidR="00FB4876" w:rsidRDefault="00FB4876" w:rsidP="00D23EB7">
            <w:pPr>
              <w:keepNext/>
              <w:spacing w:before="120" w:after="120"/>
              <w:jc w:val="left"/>
            </w:pPr>
          </w:p>
        </w:tc>
        <w:tc>
          <w:tcPr>
            <w:tcW w:w="2269" w:type="dxa"/>
            <w:vAlign w:val="center"/>
          </w:tcPr>
          <w:p w14:paraId="52513162" w14:textId="77777777" w:rsidR="00FB4876" w:rsidRDefault="00FB4876" w:rsidP="00D23EB7">
            <w:pPr>
              <w:keepNext/>
              <w:spacing w:before="120" w:after="120"/>
              <w:jc w:val="left"/>
            </w:pPr>
          </w:p>
        </w:tc>
      </w:tr>
      <w:tr w:rsidR="00FB4876" w14:paraId="3E045ADC" w14:textId="77777777" w:rsidTr="00E70F4B">
        <w:tc>
          <w:tcPr>
            <w:tcW w:w="2089" w:type="dxa"/>
            <w:vAlign w:val="center"/>
          </w:tcPr>
          <w:p w14:paraId="2DAB8FDA" w14:textId="77777777" w:rsidR="00FB4876" w:rsidRDefault="00FB4876" w:rsidP="00D23EB7">
            <w:pPr>
              <w:keepNext/>
              <w:spacing w:before="120" w:after="120"/>
              <w:jc w:val="left"/>
            </w:pPr>
            <w:r>
              <w:t>Email</w:t>
            </w:r>
          </w:p>
        </w:tc>
        <w:tc>
          <w:tcPr>
            <w:tcW w:w="1608" w:type="dxa"/>
            <w:vAlign w:val="center"/>
          </w:tcPr>
          <w:p w14:paraId="29BA6A06" w14:textId="77777777" w:rsidR="00FB4876" w:rsidRDefault="00FB4876" w:rsidP="00D23EB7">
            <w:pPr>
              <w:keepNext/>
              <w:spacing w:before="120" w:after="120"/>
              <w:jc w:val="left"/>
            </w:pPr>
            <w:r>
              <w:t>varchar(100)</w:t>
            </w:r>
          </w:p>
        </w:tc>
        <w:tc>
          <w:tcPr>
            <w:tcW w:w="1045" w:type="dxa"/>
            <w:vAlign w:val="center"/>
          </w:tcPr>
          <w:p w14:paraId="6F823B1F" w14:textId="77777777" w:rsidR="00FB4876" w:rsidRDefault="00FB4876" w:rsidP="00D23EB7">
            <w:pPr>
              <w:keepNext/>
              <w:spacing w:before="120" w:after="120"/>
              <w:jc w:val="left"/>
            </w:pPr>
            <w:r>
              <w:t>Không</w:t>
            </w:r>
          </w:p>
        </w:tc>
        <w:tc>
          <w:tcPr>
            <w:tcW w:w="2339" w:type="dxa"/>
            <w:vAlign w:val="center"/>
          </w:tcPr>
          <w:p w14:paraId="72231762" w14:textId="77777777" w:rsidR="00FB4876" w:rsidRDefault="00FB4876" w:rsidP="00D23EB7">
            <w:pPr>
              <w:keepNext/>
              <w:spacing w:before="120" w:after="120"/>
              <w:jc w:val="left"/>
            </w:pPr>
          </w:p>
        </w:tc>
        <w:tc>
          <w:tcPr>
            <w:tcW w:w="2269" w:type="dxa"/>
            <w:vAlign w:val="center"/>
          </w:tcPr>
          <w:p w14:paraId="47450602" w14:textId="77777777" w:rsidR="00FB4876" w:rsidRDefault="00FB4876" w:rsidP="00D23EB7">
            <w:pPr>
              <w:keepNext/>
              <w:spacing w:before="120" w:after="120"/>
              <w:jc w:val="left"/>
            </w:pPr>
          </w:p>
        </w:tc>
      </w:tr>
      <w:tr w:rsidR="00FB4876" w14:paraId="1D193E63" w14:textId="77777777" w:rsidTr="00E70F4B">
        <w:tc>
          <w:tcPr>
            <w:tcW w:w="2089" w:type="dxa"/>
            <w:vAlign w:val="center"/>
          </w:tcPr>
          <w:p w14:paraId="481E857C" w14:textId="77777777" w:rsidR="00FB4876" w:rsidRDefault="00FB4876" w:rsidP="00D23EB7">
            <w:pPr>
              <w:keepNext/>
              <w:spacing w:before="120" w:after="120"/>
              <w:jc w:val="left"/>
            </w:pPr>
            <w:r>
              <w:t>MatKhau</w:t>
            </w:r>
          </w:p>
        </w:tc>
        <w:tc>
          <w:tcPr>
            <w:tcW w:w="1608" w:type="dxa"/>
            <w:vAlign w:val="center"/>
          </w:tcPr>
          <w:p w14:paraId="55F3BE89" w14:textId="77777777" w:rsidR="00FB4876" w:rsidRDefault="00FB4876" w:rsidP="00D23EB7">
            <w:pPr>
              <w:keepNext/>
              <w:spacing w:before="120" w:after="120"/>
              <w:jc w:val="left"/>
            </w:pPr>
            <w:r>
              <w:t>varchar(100)</w:t>
            </w:r>
          </w:p>
        </w:tc>
        <w:tc>
          <w:tcPr>
            <w:tcW w:w="1045" w:type="dxa"/>
            <w:vAlign w:val="center"/>
          </w:tcPr>
          <w:p w14:paraId="02E17B78" w14:textId="77777777" w:rsidR="00FB4876" w:rsidRDefault="00FB4876" w:rsidP="00D23EB7">
            <w:pPr>
              <w:keepNext/>
              <w:spacing w:before="120" w:after="120"/>
              <w:jc w:val="left"/>
            </w:pPr>
            <w:r>
              <w:t>Không</w:t>
            </w:r>
          </w:p>
        </w:tc>
        <w:tc>
          <w:tcPr>
            <w:tcW w:w="2339" w:type="dxa"/>
            <w:vAlign w:val="center"/>
          </w:tcPr>
          <w:p w14:paraId="1F4A5B13" w14:textId="77777777" w:rsidR="00FB4876" w:rsidRDefault="00FB4876" w:rsidP="00D23EB7">
            <w:pPr>
              <w:keepNext/>
              <w:spacing w:before="120" w:after="120"/>
              <w:jc w:val="left"/>
            </w:pPr>
          </w:p>
        </w:tc>
        <w:tc>
          <w:tcPr>
            <w:tcW w:w="2269" w:type="dxa"/>
            <w:vAlign w:val="center"/>
          </w:tcPr>
          <w:p w14:paraId="0294AF64" w14:textId="77777777" w:rsidR="00FB4876" w:rsidRDefault="00FB4876" w:rsidP="00D23EB7">
            <w:pPr>
              <w:keepNext/>
              <w:spacing w:before="120" w:after="120"/>
              <w:jc w:val="left"/>
            </w:pPr>
          </w:p>
        </w:tc>
      </w:tr>
      <w:tr w:rsidR="00FB4876" w14:paraId="7EFE3BBB" w14:textId="77777777" w:rsidTr="00E70F4B">
        <w:tc>
          <w:tcPr>
            <w:tcW w:w="2089" w:type="dxa"/>
            <w:vAlign w:val="center"/>
          </w:tcPr>
          <w:p w14:paraId="6C7B1223" w14:textId="77777777" w:rsidR="00FB4876" w:rsidRDefault="00FB4876" w:rsidP="00D23EB7">
            <w:pPr>
              <w:keepNext/>
              <w:spacing w:before="120" w:after="120"/>
              <w:jc w:val="left"/>
            </w:pPr>
            <w:r>
              <w:t>NgaySinh</w:t>
            </w:r>
          </w:p>
        </w:tc>
        <w:tc>
          <w:tcPr>
            <w:tcW w:w="1608" w:type="dxa"/>
            <w:vAlign w:val="center"/>
          </w:tcPr>
          <w:p w14:paraId="4873C612" w14:textId="77777777" w:rsidR="00FB4876" w:rsidRDefault="00FB4876" w:rsidP="00D23EB7">
            <w:pPr>
              <w:keepNext/>
              <w:spacing w:before="120" w:after="120"/>
              <w:jc w:val="left"/>
            </w:pPr>
            <w:r>
              <w:t>date</w:t>
            </w:r>
          </w:p>
        </w:tc>
        <w:tc>
          <w:tcPr>
            <w:tcW w:w="1045" w:type="dxa"/>
            <w:vAlign w:val="center"/>
          </w:tcPr>
          <w:p w14:paraId="1C827609" w14:textId="77777777" w:rsidR="00FB4876" w:rsidRDefault="00FB4876" w:rsidP="00D23EB7">
            <w:pPr>
              <w:keepNext/>
              <w:spacing w:before="120" w:after="120"/>
              <w:jc w:val="left"/>
            </w:pPr>
            <w:r>
              <w:t>Có</w:t>
            </w:r>
          </w:p>
        </w:tc>
        <w:tc>
          <w:tcPr>
            <w:tcW w:w="2339" w:type="dxa"/>
            <w:vAlign w:val="center"/>
          </w:tcPr>
          <w:p w14:paraId="53F6F469" w14:textId="77777777" w:rsidR="00FB4876" w:rsidRDefault="00FB4876" w:rsidP="00D23EB7">
            <w:pPr>
              <w:keepNext/>
              <w:spacing w:before="120" w:after="120"/>
              <w:jc w:val="left"/>
            </w:pPr>
            <w:r>
              <w:t>NULL</w:t>
            </w:r>
          </w:p>
        </w:tc>
        <w:tc>
          <w:tcPr>
            <w:tcW w:w="2269" w:type="dxa"/>
            <w:vAlign w:val="center"/>
          </w:tcPr>
          <w:p w14:paraId="440B4260" w14:textId="77777777" w:rsidR="00FB4876" w:rsidRDefault="00FB4876" w:rsidP="00D23EB7">
            <w:pPr>
              <w:keepNext/>
              <w:spacing w:before="120" w:after="120"/>
              <w:jc w:val="left"/>
            </w:pPr>
          </w:p>
        </w:tc>
      </w:tr>
      <w:tr w:rsidR="00FB4876" w14:paraId="0ED2CBCD" w14:textId="77777777" w:rsidTr="00E70F4B">
        <w:tc>
          <w:tcPr>
            <w:tcW w:w="2089" w:type="dxa"/>
            <w:vAlign w:val="center"/>
          </w:tcPr>
          <w:p w14:paraId="7A46737C" w14:textId="77777777" w:rsidR="00FB4876" w:rsidRDefault="00FB4876" w:rsidP="00D23EB7">
            <w:pPr>
              <w:keepNext/>
              <w:spacing w:before="120" w:after="120"/>
              <w:jc w:val="left"/>
            </w:pPr>
            <w:r>
              <w:t>STK</w:t>
            </w:r>
          </w:p>
        </w:tc>
        <w:tc>
          <w:tcPr>
            <w:tcW w:w="1608" w:type="dxa"/>
            <w:vAlign w:val="center"/>
          </w:tcPr>
          <w:p w14:paraId="7BC9544E" w14:textId="77777777" w:rsidR="00FB4876" w:rsidRDefault="00FB4876" w:rsidP="00D23EB7">
            <w:pPr>
              <w:keepNext/>
              <w:spacing w:before="120" w:after="120"/>
              <w:jc w:val="left"/>
            </w:pPr>
            <w:r>
              <w:t>int(20)</w:t>
            </w:r>
          </w:p>
        </w:tc>
        <w:tc>
          <w:tcPr>
            <w:tcW w:w="1045" w:type="dxa"/>
            <w:vAlign w:val="center"/>
          </w:tcPr>
          <w:p w14:paraId="75B422B4" w14:textId="77777777" w:rsidR="00FB4876" w:rsidRDefault="00FB4876" w:rsidP="00D23EB7">
            <w:pPr>
              <w:keepNext/>
              <w:spacing w:before="120" w:after="120"/>
              <w:jc w:val="left"/>
            </w:pPr>
            <w:r>
              <w:t>Có</w:t>
            </w:r>
          </w:p>
        </w:tc>
        <w:tc>
          <w:tcPr>
            <w:tcW w:w="2339" w:type="dxa"/>
            <w:vAlign w:val="center"/>
          </w:tcPr>
          <w:p w14:paraId="1AA442A9" w14:textId="77777777" w:rsidR="00FB4876" w:rsidRDefault="00FB4876" w:rsidP="00D23EB7">
            <w:pPr>
              <w:keepNext/>
              <w:spacing w:before="120" w:after="120"/>
              <w:jc w:val="left"/>
            </w:pPr>
            <w:r>
              <w:t>NULL</w:t>
            </w:r>
          </w:p>
        </w:tc>
        <w:tc>
          <w:tcPr>
            <w:tcW w:w="2269" w:type="dxa"/>
            <w:vAlign w:val="center"/>
          </w:tcPr>
          <w:p w14:paraId="2A9E1D32" w14:textId="77777777" w:rsidR="00FB4876" w:rsidRDefault="00FB4876" w:rsidP="00D23EB7">
            <w:pPr>
              <w:keepNext/>
              <w:spacing w:before="120" w:after="120"/>
              <w:jc w:val="left"/>
            </w:pPr>
          </w:p>
        </w:tc>
      </w:tr>
      <w:tr w:rsidR="00FB4876" w14:paraId="16D065B6" w14:textId="77777777" w:rsidTr="00E70F4B">
        <w:tc>
          <w:tcPr>
            <w:tcW w:w="2089" w:type="dxa"/>
            <w:vAlign w:val="center"/>
          </w:tcPr>
          <w:p w14:paraId="47E139A2" w14:textId="77777777" w:rsidR="00FB4876" w:rsidRDefault="00FB4876" w:rsidP="00D23EB7">
            <w:pPr>
              <w:keepNext/>
              <w:spacing w:before="120" w:after="120"/>
              <w:jc w:val="left"/>
            </w:pPr>
            <w:r>
              <w:t>HuyHieu</w:t>
            </w:r>
          </w:p>
        </w:tc>
        <w:tc>
          <w:tcPr>
            <w:tcW w:w="1608" w:type="dxa"/>
            <w:vAlign w:val="center"/>
          </w:tcPr>
          <w:p w14:paraId="266CE49A" w14:textId="77777777" w:rsidR="00FB4876" w:rsidRDefault="00FB4876" w:rsidP="00D23EB7">
            <w:pPr>
              <w:keepNext/>
              <w:spacing w:before="120" w:after="120"/>
              <w:jc w:val="left"/>
            </w:pPr>
            <w:r>
              <w:t>varchar(50)</w:t>
            </w:r>
          </w:p>
        </w:tc>
        <w:tc>
          <w:tcPr>
            <w:tcW w:w="1045" w:type="dxa"/>
            <w:vAlign w:val="center"/>
          </w:tcPr>
          <w:p w14:paraId="3A8ABF3D" w14:textId="77777777" w:rsidR="00FB4876" w:rsidRDefault="00FB4876" w:rsidP="00D23EB7">
            <w:pPr>
              <w:keepNext/>
              <w:spacing w:before="120" w:after="120"/>
              <w:jc w:val="left"/>
            </w:pPr>
            <w:r>
              <w:t>Có</w:t>
            </w:r>
          </w:p>
        </w:tc>
        <w:tc>
          <w:tcPr>
            <w:tcW w:w="2339" w:type="dxa"/>
            <w:vAlign w:val="center"/>
          </w:tcPr>
          <w:p w14:paraId="77D75216" w14:textId="77777777" w:rsidR="00FB4876" w:rsidRDefault="00FB4876" w:rsidP="00D23EB7">
            <w:pPr>
              <w:keepNext/>
              <w:spacing w:before="120" w:after="120"/>
              <w:jc w:val="left"/>
            </w:pPr>
            <w:r>
              <w:t>NULL</w:t>
            </w:r>
          </w:p>
        </w:tc>
        <w:tc>
          <w:tcPr>
            <w:tcW w:w="2269" w:type="dxa"/>
            <w:vAlign w:val="center"/>
          </w:tcPr>
          <w:p w14:paraId="1A750869" w14:textId="77777777" w:rsidR="00FB4876" w:rsidRDefault="00FB4876" w:rsidP="00D23EB7">
            <w:pPr>
              <w:keepNext/>
              <w:spacing w:before="120" w:after="120"/>
              <w:jc w:val="left"/>
            </w:pPr>
          </w:p>
        </w:tc>
      </w:tr>
      <w:tr w:rsidR="00FB4876" w14:paraId="4A34E3CF" w14:textId="77777777" w:rsidTr="00E70F4B">
        <w:tc>
          <w:tcPr>
            <w:tcW w:w="2089" w:type="dxa"/>
            <w:vAlign w:val="center"/>
          </w:tcPr>
          <w:p w14:paraId="53DAA81F" w14:textId="77777777" w:rsidR="00FB4876" w:rsidRDefault="00FB4876" w:rsidP="00D23EB7">
            <w:pPr>
              <w:keepNext/>
              <w:spacing w:before="120" w:after="120"/>
              <w:jc w:val="left"/>
            </w:pPr>
            <w:r>
              <w:t>idNhom</w:t>
            </w:r>
          </w:p>
        </w:tc>
        <w:tc>
          <w:tcPr>
            <w:tcW w:w="1608" w:type="dxa"/>
            <w:vAlign w:val="center"/>
          </w:tcPr>
          <w:p w14:paraId="06707F2A" w14:textId="77777777" w:rsidR="00FB4876" w:rsidRDefault="00FB4876" w:rsidP="00D23EB7">
            <w:pPr>
              <w:keepNext/>
              <w:spacing w:before="120" w:after="120"/>
              <w:jc w:val="left"/>
            </w:pPr>
            <w:r>
              <w:t>int(20)</w:t>
            </w:r>
          </w:p>
        </w:tc>
        <w:tc>
          <w:tcPr>
            <w:tcW w:w="1045" w:type="dxa"/>
            <w:vAlign w:val="center"/>
          </w:tcPr>
          <w:p w14:paraId="24CB0FD4" w14:textId="77777777" w:rsidR="00FB4876" w:rsidRDefault="00FB4876" w:rsidP="00D23EB7">
            <w:pPr>
              <w:keepNext/>
              <w:spacing w:before="120" w:after="120"/>
              <w:jc w:val="left"/>
            </w:pPr>
            <w:r>
              <w:t>Không</w:t>
            </w:r>
          </w:p>
        </w:tc>
        <w:tc>
          <w:tcPr>
            <w:tcW w:w="2339" w:type="dxa"/>
            <w:vAlign w:val="center"/>
          </w:tcPr>
          <w:p w14:paraId="1D2AF9E1" w14:textId="77777777" w:rsidR="00FB4876" w:rsidRDefault="00FB4876" w:rsidP="00D23EB7">
            <w:pPr>
              <w:keepNext/>
              <w:spacing w:before="120" w:after="120"/>
              <w:jc w:val="left"/>
            </w:pPr>
          </w:p>
        </w:tc>
        <w:tc>
          <w:tcPr>
            <w:tcW w:w="2269" w:type="dxa"/>
            <w:vAlign w:val="center"/>
          </w:tcPr>
          <w:p w14:paraId="14C0F99E" w14:textId="77777777" w:rsidR="00FB4876" w:rsidRDefault="00793AC8" w:rsidP="00D23EB7">
            <w:pPr>
              <w:keepNext/>
              <w:spacing w:before="120" w:after="120"/>
              <w:jc w:val="left"/>
            </w:pPr>
            <w:r>
              <w:t>t</w:t>
            </w:r>
            <w:r w:rsidR="00FB4876">
              <w:t>bl</w:t>
            </w:r>
            <w:r>
              <w:t>_</w:t>
            </w:r>
            <w:r w:rsidR="00FB4876">
              <w:t>nhom</w:t>
            </w:r>
            <w:r>
              <w:t>_</w:t>
            </w:r>
            <w:r w:rsidR="00FB4876">
              <w:t>nguoi</w:t>
            </w:r>
            <w:r>
              <w:t>_</w:t>
            </w:r>
            <w:r w:rsidR="00FB4876">
              <w:t xml:space="preserve">dung </w:t>
            </w:r>
            <w:r w:rsidR="00FB4876">
              <w:sym w:font="Wingdings" w:char="F0E0"/>
            </w:r>
            <w:r w:rsidR="00FB4876">
              <w:t xml:space="preserve"> idNhom</w:t>
            </w:r>
          </w:p>
        </w:tc>
      </w:tr>
      <w:tr w:rsidR="00FB4876" w14:paraId="633587D9" w14:textId="77777777" w:rsidTr="00E70F4B">
        <w:tc>
          <w:tcPr>
            <w:tcW w:w="2089" w:type="dxa"/>
            <w:vAlign w:val="center"/>
          </w:tcPr>
          <w:p w14:paraId="6A146BFD" w14:textId="77777777" w:rsidR="00FB4876" w:rsidRDefault="00FB4876" w:rsidP="00D23EB7">
            <w:pPr>
              <w:keepNext/>
              <w:spacing w:before="120" w:after="120"/>
              <w:jc w:val="left"/>
            </w:pPr>
            <w:r>
              <w:t>ThoiGian</w:t>
            </w:r>
          </w:p>
        </w:tc>
        <w:tc>
          <w:tcPr>
            <w:tcW w:w="1608" w:type="dxa"/>
            <w:vAlign w:val="center"/>
          </w:tcPr>
          <w:p w14:paraId="2C7FC96A" w14:textId="77777777" w:rsidR="00FB4876" w:rsidRDefault="00FB4876" w:rsidP="00D23EB7">
            <w:pPr>
              <w:keepNext/>
              <w:spacing w:before="120" w:after="120"/>
              <w:jc w:val="left"/>
            </w:pPr>
            <w:r>
              <w:t>timestamp</w:t>
            </w:r>
          </w:p>
        </w:tc>
        <w:tc>
          <w:tcPr>
            <w:tcW w:w="1045" w:type="dxa"/>
            <w:vAlign w:val="center"/>
          </w:tcPr>
          <w:p w14:paraId="3D5EAEB1" w14:textId="77777777" w:rsidR="00FB4876" w:rsidRDefault="00FB4876" w:rsidP="00D23EB7">
            <w:pPr>
              <w:keepNext/>
              <w:spacing w:before="120" w:after="120"/>
              <w:jc w:val="left"/>
            </w:pPr>
            <w:r>
              <w:t>Không</w:t>
            </w:r>
          </w:p>
        </w:tc>
        <w:tc>
          <w:tcPr>
            <w:tcW w:w="2339" w:type="dxa"/>
            <w:vAlign w:val="center"/>
          </w:tcPr>
          <w:p w14:paraId="74608534" w14:textId="77777777" w:rsidR="00FB4876" w:rsidRDefault="00FB4876" w:rsidP="00D23EB7">
            <w:pPr>
              <w:keepNext/>
              <w:spacing w:before="120" w:after="120"/>
              <w:jc w:val="left"/>
            </w:pPr>
            <w:r>
              <w:t>current_timestamp()</w:t>
            </w:r>
          </w:p>
        </w:tc>
        <w:tc>
          <w:tcPr>
            <w:tcW w:w="2269" w:type="dxa"/>
            <w:vAlign w:val="center"/>
          </w:tcPr>
          <w:p w14:paraId="35E311FB" w14:textId="77777777" w:rsidR="00FB4876" w:rsidRDefault="00FB4876" w:rsidP="00D23EB7">
            <w:pPr>
              <w:keepNext/>
              <w:spacing w:before="120" w:after="120"/>
              <w:jc w:val="left"/>
            </w:pPr>
          </w:p>
        </w:tc>
      </w:tr>
    </w:tbl>
    <w:p w14:paraId="17A97C7B" w14:textId="77777777" w:rsidR="003221F2" w:rsidRDefault="00536B71" w:rsidP="00536B71">
      <w:pPr>
        <w:pStyle w:val="Caption1"/>
      </w:pPr>
      <w:r>
        <w:t>Bảng 3.4: Bảng người dùng.</w:t>
      </w:r>
    </w:p>
    <w:p w14:paraId="5C193CB2" w14:textId="77777777" w:rsidR="00EB78B5" w:rsidRDefault="00EB78B5" w:rsidP="00EB78B5">
      <w:pPr>
        <w:pStyle w:val="Caption1"/>
        <w:jc w:val="both"/>
        <w:rPr>
          <w:rFonts w:cs="Times New Roman"/>
          <w:sz w:val="26"/>
          <w:szCs w:val="26"/>
        </w:rPr>
      </w:pPr>
      <w:r>
        <w:tab/>
      </w:r>
      <w:r>
        <w:tab/>
      </w:r>
      <w:r w:rsidRPr="00EB78B5">
        <w:rPr>
          <w:rFonts w:cs="Times New Roman"/>
          <w:sz w:val="26"/>
          <w:szCs w:val="26"/>
        </w:rPr>
        <w:t>3.2.3.</w:t>
      </w:r>
      <w:r>
        <w:rPr>
          <w:rFonts w:cs="Times New Roman"/>
          <w:sz w:val="26"/>
          <w:szCs w:val="26"/>
        </w:rPr>
        <w:t>3</w:t>
      </w:r>
      <w:r w:rsidRPr="00EB78B5">
        <w:rPr>
          <w:rFonts w:cs="Times New Roman"/>
          <w:sz w:val="26"/>
          <w:szCs w:val="26"/>
        </w:rPr>
        <w:t xml:space="preserve">. Bảng </w:t>
      </w:r>
      <w:r>
        <w:rPr>
          <w:rFonts w:cs="Times New Roman"/>
          <w:sz w:val="26"/>
          <w:szCs w:val="26"/>
        </w:rPr>
        <w:t>góp ý</w:t>
      </w:r>
    </w:p>
    <w:p w14:paraId="4F3A537A" w14:textId="77777777" w:rsidR="00EB78B5" w:rsidRDefault="00EB78B5" w:rsidP="00EB78B5">
      <w:pPr>
        <w:pStyle w:val="thongthuong"/>
      </w:pPr>
      <w:r>
        <w:t>Bảng này lưu các góp ý từ nhà hảo tâm gửi đến hệ thống.</w:t>
      </w:r>
    </w:p>
    <w:tbl>
      <w:tblPr>
        <w:tblStyle w:val="TableGrid"/>
        <w:tblW w:w="0" w:type="auto"/>
        <w:tblLook w:val="04A0" w:firstRow="1" w:lastRow="0" w:firstColumn="1" w:lastColumn="0" w:noHBand="0" w:noVBand="1"/>
      </w:tblPr>
      <w:tblGrid>
        <w:gridCol w:w="2122"/>
        <w:gridCol w:w="1559"/>
        <w:gridCol w:w="992"/>
        <w:gridCol w:w="2552"/>
        <w:gridCol w:w="2125"/>
      </w:tblGrid>
      <w:tr w:rsidR="00FB4876" w:rsidRPr="0070044E" w14:paraId="465AF1BD" w14:textId="77777777" w:rsidTr="00BC5D4D">
        <w:tc>
          <w:tcPr>
            <w:tcW w:w="9350" w:type="dxa"/>
            <w:gridSpan w:val="5"/>
            <w:shd w:val="clear" w:color="auto" w:fill="FFFFFF" w:themeFill="background1"/>
            <w:vAlign w:val="center"/>
          </w:tcPr>
          <w:p w14:paraId="0BA14EDB" w14:textId="77777777" w:rsidR="00FB4876" w:rsidRPr="0070044E" w:rsidRDefault="00FB4876" w:rsidP="00D23EB7">
            <w:pPr>
              <w:keepNext/>
              <w:spacing w:before="120" w:after="120"/>
              <w:jc w:val="left"/>
              <w:rPr>
                <w:b/>
              </w:rPr>
            </w:pPr>
            <w:r w:rsidRPr="0070044E">
              <w:rPr>
                <w:b/>
              </w:rPr>
              <w:t>Tên bảng: tbl</w:t>
            </w:r>
            <w:r w:rsidR="00793AC8">
              <w:rPr>
                <w:b/>
              </w:rPr>
              <w:t>_</w:t>
            </w:r>
            <w:r>
              <w:rPr>
                <w:b/>
              </w:rPr>
              <w:t>gop</w:t>
            </w:r>
            <w:r w:rsidR="00793AC8">
              <w:rPr>
                <w:b/>
              </w:rPr>
              <w:t>_</w:t>
            </w:r>
            <w:r>
              <w:rPr>
                <w:b/>
              </w:rPr>
              <w:t>y</w:t>
            </w:r>
          </w:p>
        </w:tc>
      </w:tr>
      <w:tr w:rsidR="00FB4876" w:rsidRPr="0070044E" w14:paraId="01E62AEE" w14:textId="77777777" w:rsidTr="00BC5D4D">
        <w:tc>
          <w:tcPr>
            <w:tcW w:w="2122" w:type="dxa"/>
            <w:shd w:val="clear" w:color="auto" w:fill="FFFFFF" w:themeFill="background1"/>
            <w:vAlign w:val="center"/>
          </w:tcPr>
          <w:p w14:paraId="29F8B2C2"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44EE80D0"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0CD07838" w14:textId="77777777" w:rsidR="00FB4876" w:rsidRPr="0070044E" w:rsidRDefault="00FB4876" w:rsidP="00D23EB7">
            <w:pPr>
              <w:keepNext/>
              <w:spacing w:before="120" w:after="120"/>
              <w:jc w:val="center"/>
              <w:rPr>
                <w:b/>
              </w:rPr>
            </w:pPr>
            <w:r w:rsidRPr="0070044E">
              <w:rPr>
                <w:b/>
              </w:rPr>
              <w:t>Null</w:t>
            </w:r>
          </w:p>
        </w:tc>
        <w:tc>
          <w:tcPr>
            <w:tcW w:w="2552" w:type="dxa"/>
            <w:shd w:val="clear" w:color="auto" w:fill="FFFFFF" w:themeFill="background1"/>
            <w:vAlign w:val="center"/>
          </w:tcPr>
          <w:p w14:paraId="34A0A8DA" w14:textId="77777777" w:rsidR="00FB4876" w:rsidRPr="0070044E" w:rsidRDefault="00FB4876"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127A88FE" w14:textId="77777777" w:rsidR="00FB4876" w:rsidRPr="0070044E" w:rsidRDefault="00FB4876" w:rsidP="00D23EB7">
            <w:pPr>
              <w:keepNext/>
              <w:spacing w:before="120" w:after="120"/>
              <w:jc w:val="center"/>
              <w:rPr>
                <w:b/>
              </w:rPr>
            </w:pPr>
            <w:r w:rsidRPr="0070044E">
              <w:rPr>
                <w:b/>
              </w:rPr>
              <w:t>Liên kết tới</w:t>
            </w:r>
          </w:p>
        </w:tc>
      </w:tr>
      <w:tr w:rsidR="00FB4876" w14:paraId="47858AC0" w14:textId="77777777" w:rsidTr="00FB4876">
        <w:tc>
          <w:tcPr>
            <w:tcW w:w="2122" w:type="dxa"/>
            <w:vAlign w:val="center"/>
          </w:tcPr>
          <w:p w14:paraId="760997D7" w14:textId="77777777" w:rsidR="00FB4876" w:rsidRDefault="00FB4876" w:rsidP="00D23EB7">
            <w:pPr>
              <w:keepNext/>
              <w:spacing w:before="120" w:after="120"/>
              <w:jc w:val="left"/>
            </w:pPr>
            <w:r>
              <w:t>idGopY (Chính)</w:t>
            </w:r>
          </w:p>
        </w:tc>
        <w:tc>
          <w:tcPr>
            <w:tcW w:w="1559" w:type="dxa"/>
            <w:vAlign w:val="center"/>
          </w:tcPr>
          <w:p w14:paraId="691319D4" w14:textId="77777777" w:rsidR="00FB4876" w:rsidRDefault="00FB4876" w:rsidP="00D23EB7">
            <w:pPr>
              <w:keepNext/>
              <w:spacing w:before="120" w:after="120"/>
              <w:jc w:val="left"/>
            </w:pPr>
            <w:r>
              <w:t>int(20)</w:t>
            </w:r>
          </w:p>
        </w:tc>
        <w:tc>
          <w:tcPr>
            <w:tcW w:w="992" w:type="dxa"/>
            <w:vAlign w:val="center"/>
          </w:tcPr>
          <w:p w14:paraId="1CD2BB33" w14:textId="77777777" w:rsidR="00FB4876" w:rsidRDefault="00FB4876" w:rsidP="00D23EB7">
            <w:pPr>
              <w:keepNext/>
              <w:spacing w:before="120" w:after="120"/>
              <w:jc w:val="left"/>
            </w:pPr>
            <w:r>
              <w:t>Không</w:t>
            </w:r>
          </w:p>
        </w:tc>
        <w:tc>
          <w:tcPr>
            <w:tcW w:w="2552" w:type="dxa"/>
            <w:vAlign w:val="center"/>
          </w:tcPr>
          <w:p w14:paraId="5B645D8E" w14:textId="77777777" w:rsidR="00FB4876" w:rsidRDefault="00FB4876" w:rsidP="00D23EB7">
            <w:pPr>
              <w:keepNext/>
              <w:spacing w:before="120" w:after="120"/>
              <w:jc w:val="left"/>
            </w:pPr>
          </w:p>
        </w:tc>
        <w:tc>
          <w:tcPr>
            <w:tcW w:w="2125" w:type="dxa"/>
            <w:vAlign w:val="center"/>
          </w:tcPr>
          <w:p w14:paraId="3465FC1C" w14:textId="77777777" w:rsidR="00FB4876" w:rsidRDefault="00FB4876" w:rsidP="00D23EB7">
            <w:pPr>
              <w:keepNext/>
              <w:spacing w:before="120" w:after="120"/>
              <w:jc w:val="left"/>
            </w:pPr>
          </w:p>
        </w:tc>
      </w:tr>
      <w:tr w:rsidR="00FB4876" w14:paraId="77977546" w14:textId="77777777" w:rsidTr="00FB4876">
        <w:tc>
          <w:tcPr>
            <w:tcW w:w="2122" w:type="dxa"/>
            <w:vAlign w:val="center"/>
          </w:tcPr>
          <w:p w14:paraId="6928B3A6" w14:textId="77777777" w:rsidR="00FB4876" w:rsidRDefault="00FB4876" w:rsidP="00D23EB7">
            <w:pPr>
              <w:keepNext/>
              <w:spacing w:before="120" w:after="120"/>
              <w:jc w:val="left"/>
            </w:pPr>
            <w:r>
              <w:t>NoiDung</w:t>
            </w:r>
          </w:p>
        </w:tc>
        <w:tc>
          <w:tcPr>
            <w:tcW w:w="1559" w:type="dxa"/>
            <w:vAlign w:val="center"/>
          </w:tcPr>
          <w:p w14:paraId="5980E795" w14:textId="77777777" w:rsidR="00FB4876" w:rsidRDefault="00FB4876" w:rsidP="00D23EB7">
            <w:pPr>
              <w:keepNext/>
              <w:spacing w:before="120" w:after="120"/>
              <w:jc w:val="left"/>
            </w:pPr>
            <w:r>
              <w:t>text</w:t>
            </w:r>
          </w:p>
        </w:tc>
        <w:tc>
          <w:tcPr>
            <w:tcW w:w="992" w:type="dxa"/>
            <w:vAlign w:val="center"/>
          </w:tcPr>
          <w:p w14:paraId="414117C5" w14:textId="77777777" w:rsidR="00FB4876" w:rsidRDefault="00FB4876" w:rsidP="00D23EB7">
            <w:pPr>
              <w:keepNext/>
              <w:spacing w:before="120" w:after="120"/>
              <w:jc w:val="left"/>
            </w:pPr>
            <w:r>
              <w:t>Có</w:t>
            </w:r>
          </w:p>
        </w:tc>
        <w:tc>
          <w:tcPr>
            <w:tcW w:w="2552" w:type="dxa"/>
            <w:vAlign w:val="center"/>
          </w:tcPr>
          <w:p w14:paraId="7939B5D5" w14:textId="77777777" w:rsidR="00FB4876" w:rsidRDefault="00FB4876" w:rsidP="00D23EB7">
            <w:pPr>
              <w:keepNext/>
              <w:spacing w:before="120" w:after="120"/>
              <w:jc w:val="left"/>
            </w:pPr>
          </w:p>
        </w:tc>
        <w:tc>
          <w:tcPr>
            <w:tcW w:w="2125" w:type="dxa"/>
            <w:vAlign w:val="center"/>
          </w:tcPr>
          <w:p w14:paraId="3601A158" w14:textId="77777777" w:rsidR="00FB4876" w:rsidRDefault="00FB4876" w:rsidP="00D23EB7">
            <w:pPr>
              <w:keepNext/>
              <w:spacing w:before="120" w:after="120"/>
              <w:jc w:val="left"/>
            </w:pPr>
          </w:p>
        </w:tc>
      </w:tr>
      <w:tr w:rsidR="00FB4876" w14:paraId="50479219" w14:textId="77777777" w:rsidTr="00FB4876">
        <w:tc>
          <w:tcPr>
            <w:tcW w:w="2122" w:type="dxa"/>
            <w:vAlign w:val="center"/>
          </w:tcPr>
          <w:p w14:paraId="087AE323" w14:textId="77777777" w:rsidR="00FB4876" w:rsidRDefault="00FB4876" w:rsidP="00D23EB7">
            <w:pPr>
              <w:keepNext/>
              <w:spacing w:before="120" w:after="120"/>
              <w:jc w:val="left"/>
            </w:pPr>
            <w:r>
              <w:t>idNguoiDung</w:t>
            </w:r>
          </w:p>
        </w:tc>
        <w:tc>
          <w:tcPr>
            <w:tcW w:w="1559" w:type="dxa"/>
            <w:vAlign w:val="center"/>
          </w:tcPr>
          <w:p w14:paraId="6D686DFC" w14:textId="77777777" w:rsidR="00FB4876" w:rsidRDefault="00FB4876" w:rsidP="00D23EB7">
            <w:pPr>
              <w:keepNext/>
              <w:spacing w:before="120" w:after="120"/>
              <w:jc w:val="left"/>
            </w:pPr>
            <w:r>
              <w:t>int(20)</w:t>
            </w:r>
          </w:p>
        </w:tc>
        <w:tc>
          <w:tcPr>
            <w:tcW w:w="992" w:type="dxa"/>
            <w:vAlign w:val="center"/>
          </w:tcPr>
          <w:p w14:paraId="5A504632" w14:textId="77777777" w:rsidR="00FB4876" w:rsidRDefault="00FB4876" w:rsidP="00D23EB7">
            <w:pPr>
              <w:keepNext/>
              <w:spacing w:before="120" w:after="120"/>
              <w:jc w:val="left"/>
            </w:pPr>
            <w:r>
              <w:t>Có</w:t>
            </w:r>
          </w:p>
        </w:tc>
        <w:tc>
          <w:tcPr>
            <w:tcW w:w="2552" w:type="dxa"/>
            <w:vAlign w:val="center"/>
          </w:tcPr>
          <w:p w14:paraId="54A1CA7F" w14:textId="77777777" w:rsidR="00FB4876" w:rsidRDefault="00FB4876" w:rsidP="00D23EB7">
            <w:pPr>
              <w:keepNext/>
              <w:spacing w:before="120" w:after="120"/>
              <w:jc w:val="left"/>
            </w:pPr>
          </w:p>
        </w:tc>
        <w:tc>
          <w:tcPr>
            <w:tcW w:w="2125" w:type="dxa"/>
            <w:vAlign w:val="center"/>
          </w:tcPr>
          <w:p w14:paraId="5DE25E46" w14:textId="77777777" w:rsidR="00FB4876" w:rsidRDefault="00793AC8" w:rsidP="00D23EB7">
            <w:pPr>
              <w:keepNext/>
              <w:spacing w:before="120" w:after="120"/>
              <w:jc w:val="left"/>
            </w:pPr>
            <w:r>
              <w:t>t</w:t>
            </w:r>
            <w:r w:rsidR="00FB4876">
              <w:t>bl</w:t>
            </w:r>
            <w:r>
              <w:t>_</w:t>
            </w:r>
            <w:r w:rsidR="00FB4876">
              <w:t>nguoi</w:t>
            </w:r>
            <w:r>
              <w:t>_</w:t>
            </w:r>
            <w:r w:rsidR="00FB4876">
              <w:t xml:space="preserve">dung </w:t>
            </w:r>
            <w:r w:rsidR="00FB4876">
              <w:sym w:font="Wingdings" w:char="F0E0"/>
            </w:r>
            <w:r w:rsidR="00FB4876">
              <w:t xml:space="preserve"> idNguoiDung</w:t>
            </w:r>
          </w:p>
        </w:tc>
      </w:tr>
      <w:tr w:rsidR="00FB4876" w14:paraId="51F7FEEC" w14:textId="77777777" w:rsidTr="00FB4876">
        <w:tc>
          <w:tcPr>
            <w:tcW w:w="2122" w:type="dxa"/>
            <w:vAlign w:val="center"/>
          </w:tcPr>
          <w:p w14:paraId="64BCADC9" w14:textId="77777777" w:rsidR="00FB4876" w:rsidRDefault="00FB4876" w:rsidP="00D23EB7">
            <w:pPr>
              <w:keepNext/>
              <w:spacing w:before="120" w:after="120"/>
              <w:jc w:val="left"/>
            </w:pPr>
            <w:r>
              <w:t>ThoiGian</w:t>
            </w:r>
          </w:p>
        </w:tc>
        <w:tc>
          <w:tcPr>
            <w:tcW w:w="1559" w:type="dxa"/>
            <w:vAlign w:val="center"/>
          </w:tcPr>
          <w:p w14:paraId="3563D6A8" w14:textId="77777777" w:rsidR="00FB4876" w:rsidRDefault="00FB4876" w:rsidP="00D23EB7">
            <w:pPr>
              <w:keepNext/>
              <w:spacing w:before="120" w:after="120"/>
              <w:jc w:val="left"/>
            </w:pPr>
            <w:r>
              <w:t>timestamp</w:t>
            </w:r>
          </w:p>
        </w:tc>
        <w:tc>
          <w:tcPr>
            <w:tcW w:w="992" w:type="dxa"/>
            <w:vAlign w:val="center"/>
          </w:tcPr>
          <w:p w14:paraId="522EAE51" w14:textId="77777777" w:rsidR="00FB4876" w:rsidRDefault="00FB4876" w:rsidP="00D23EB7">
            <w:pPr>
              <w:keepNext/>
              <w:spacing w:before="120" w:after="120"/>
              <w:jc w:val="left"/>
            </w:pPr>
            <w:r>
              <w:t>Không</w:t>
            </w:r>
          </w:p>
        </w:tc>
        <w:tc>
          <w:tcPr>
            <w:tcW w:w="2552" w:type="dxa"/>
            <w:vAlign w:val="center"/>
          </w:tcPr>
          <w:p w14:paraId="63E2379C" w14:textId="77777777" w:rsidR="00FB4876" w:rsidRDefault="00FB4876" w:rsidP="00D23EB7">
            <w:pPr>
              <w:keepNext/>
              <w:spacing w:before="120" w:after="120"/>
              <w:jc w:val="left"/>
            </w:pPr>
            <w:r>
              <w:t>current_timestamp()</w:t>
            </w:r>
          </w:p>
        </w:tc>
        <w:tc>
          <w:tcPr>
            <w:tcW w:w="2125" w:type="dxa"/>
            <w:vAlign w:val="center"/>
          </w:tcPr>
          <w:p w14:paraId="787C41DF" w14:textId="77777777" w:rsidR="00FB4876" w:rsidRDefault="00FB4876" w:rsidP="00D23EB7">
            <w:pPr>
              <w:keepNext/>
              <w:spacing w:before="120" w:after="120"/>
              <w:jc w:val="left"/>
            </w:pPr>
          </w:p>
        </w:tc>
      </w:tr>
    </w:tbl>
    <w:p w14:paraId="31FB87C4" w14:textId="77777777" w:rsidR="003221F2" w:rsidRDefault="00536B71" w:rsidP="00536B71">
      <w:pPr>
        <w:pStyle w:val="Caption1"/>
      </w:pPr>
      <w:r>
        <w:t>Bảng 3.5: Bảng góp ý.</w:t>
      </w:r>
    </w:p>
    <w:p w14:paraId="1994307D" w14:textId="77777777" w:rsidR="00EB78B5" w:rsidRDefault="00EB78B5" w:rsidP="00EB78B5">
      <w:pPr>
        <w:pStyle w:val="Caption1"/>
        <w:jc w:val="both"/>
        <w:rPr>
          <w:rFonts w:cs="Times New Roman"/>
          <w:sz w:val="26"/>
          <w:szCs w:val="26"/>
        </w:rPr>
      </w:pPr>
      <w:r>
        <w:lastRenderedPageBreak/>
        <w:tab/>
      </w:r>
      <w:r>
        <w:tab/>
      </w:r>
      <w:r w:rsidRPr="00EB78B5">
        <w:rPr>
          <w:rFonts w:cs="Times New Roman"/>
          <w:sz w:val="26"/>
          <w:szCs w:val="26"/>
        </w:rPr>
        <w:t>3.2.3.</w:t>
      </w:r>
      <w:r>
        <w:rPr>
          <w:rFonts w:cs="Times New Roman"/>
          <w:sz w:val="26"/>
          <w:szCs w:val="26"/>
        </w:rPr>
        <w:t>4</w:t>
      </w:r>
      <w:r w:rsidRPr="00EB78B5">
        <w:rPr>
          <w:rFonts w:cs="Times New Roman"/>
          <w:sz w:val="26"/>
          <w:szCs w:val="26"/>
        </w:rPr>
        <w:t>. Bả</w:t>
      </w:r>
      <w:r>
        <w:rPr>
          <w:rFonts w:cs="Times New Roman"/>
          <w:sz w:val="26"/>
          <w:szCs w:val="26"/>
        </w:rPr>
        <w:t>ng điểm danh.</w:t>
      </w:r>
    </w:p>
    <w:p w14:paraId="6514ED6C" w14:textId="77777777" w:rsidR="00EB78B5" w:rsidRPr="00536B71" w:rsidRDefault="00EB78B5" w:rsidP="00EB78B5">
      <w:pPr>
        <w:pStyle w:val="thongthuong"/>
        <w:rPr>
          <w:sz w:val="24"/>
          <w:szCs w:val="24"/>
        </w:rPr>
      </w:pPr>
      <w:r>
        <w:t>Bảng này dùng để lưu thông tin, số dư của các quỹ điểm danh.</w:t>
      </w:r>
    </w:p>
    <w:tbl>
      <w:tblPr>
        <w:tblStyle w:val="TableGrid"/>
        <w:tblW w:w="0" w:type="auto"/>
        <w:tblLook w:val="04A0" w:firstRow="1" w:lastRow="0" w:firstColumn="1" w:lastColumn="0" w:noHBand="0" w:noVBand="1"/>
      </w:tblPr>
      <w:tblGrid>
        <w:gridCol w:w="2122"/>
        <w:gridCol w:w="1559"/>
        <w:gridCol w:w="992"/>
        <w:gridCol w:w="2552"/>
        <w:gridCol w:w="2125"/>
      </w:tblGrid>
      <w:tr w:rsidR="005C170A" w:rsidRPr="0070044E" w14:paraId="677E62E4" w14:textId="77777777" w:rsidTr="00BC5D4D">
        <w:tc>
          <w:tcPr>
            <w:tcW w:w="9350" w:type="dxa"/>
            <w:gridSpan w:val="5"/>
            <w:shd w:val="clear" w:color="auto" w:fill="FFFFFF" w:themeFill="background1"/>
            <w:vAlign w:val="center"/>
          </w:tcPr>
          <w:p w14:paraId="6EE5230C" w14:textId="77777777" w:rsidR="005C170A" w:rsidRPr="0070044E" w:rsidRDefault="005C170A" w:rsidP="00D23EB7">
            <w:pPr>
              <w:keepNext/>
              <w:spacing w:before="120" w:after="120"/>
              <w:jc w:val="left"/>
              <w:rPr>
                <w:b/>
              </w:rPr>
            </w:pPr>
            <w:r w:rsidRPr="0070044E">
              <w:rPr>
                <w:b/>
              </w:rPr>
              <w:t>Tên bảng: tbl</w:t>
            </w:r>
            <w:r w:rsidR="00793AC8">
              <w:rPr>
                <w:b/>
              </w:rPr>
              <w:t>_</w:t>
            </w:r>
            <w:r>
              <w:rPr>
                <w:b/>
              </w:rPr>
              <w:t>diem</w:t>
            </w:r>
            <w:r w:rsidR="00793AC8">
              <w:rPr>
                <w:b/>
              </w:rPr>
              <w:t>_</w:t>
            </w:r>
            <w:r>
              <w:rPr>
                <w:b/>
              </w:rPr>
              <w:t>danh</w:t>
            </w:r>
          </w:p>
        </w:tc>
      </w:tr>
      <w:tr w:rsidR="005C170A" w:rsidRPr="0070044E" w14:paraId="5B8A815A" w14:textId="77777777" w:rsidTr="00BC5D4D">
        <w:tc>
          <w:tcPr>
            <w:tcW w:w="2122" w:type="dxa"/>
            <w:shd w:val="clear" w:color="auto" w:fill="FFFFFF" w:themeFill="background1"/>
            <w:vAlign w:val="center"/>
          </w:tcPr>
          <w:p w14:paraId="76A4B571" w14:textId="77777777" w:rsidR="005C170A" w:rsidRPr="0070044E" w:rsidRDefault="005C170A" w:rsidP="00D23EB7">
            <w:pPr>
              <w:keepNext/>
              <w:spacing w:before="120" w:after="120"/>
              <w:jc w:val="center"/>
              <w:rPr>
                <w:b/>
              </w:rPr>
            </w:pPr>
            <w:r w:rsidRPr="0070044E">
              <w:rPr>
                <w:b/>
              </w:rPr>
              <w:t>Cột</w:t>
            </w:r>
          </w:p>
        </w:tc>
        <w:tc>
          <w:tcPr>
            <w:tcW w:w="1559" w:type="dxa"/>
            <w:shd w:val="clear" w:color="auto" w:fill="FFFFFF" w:themeFill="background1"/>
            <w:vAlign w:val="center"/>
          </w:tcPr>
          <w:p w14:paraId="27D1B07B" w14:textId="77777777" w:rsidR="005C170A" w:rsidRPr="0070044E" w:rsidRDefault="005C170A" w:rsidP="00D23EB7">
            <w:pPr>
              <w:keepNext/>
              <w:spacing w:before="120" w:after="120"/>
              <w:jc w:val="center"/>
              <w:rPr>
                <w:b/>
              </w:rPr>
            </w:pPr>
            <w:r w:rsidRPr="0070044E">
              <w:rPr>
                <w:b/>
              </w:rPr>
              <w:t>Kiểu</w:t>
            </w:r>
          </w:p>
        </w:tc>
        <w:tc>
          <w:tcPr>
            <w:tcW w:w="992" w:type="dxa"/>
            <w:shd w:val="clear" w:color="auto" w:fill="FFFFFF" w:themeFill="background1"/>
            <w:vAlign w:val="center"/>
          </w:tcPr>
          <w:p w14:paraId="326C1F0C" w14:textId="77777777" w:rsidR="005C170A" w:rsidRPr="0070044E" w:rsidRDefault="005C170A" w:rsidP="00D23EB7">
            <w:pPr>
              <w:keepNext/>
              <w:spacing w:before="120" w:after="120"/>
              <w:jc w:val="center"/>
              <w:rPr>
                <w:b/>
              </w:rPr>
            </w:pPr>
            <w:r w:rsidRPr="0070044E">
              <w:rPr>
                <w:b/>
              </w:rPr>
              <w:t>Null</w:t>
            </w:r>
          </w:p>
        </w:tc>
        <w:tc>
          <w:tcPr>
            <w:tcW w:w="2552" w:type="dxa"/>
            <w:shd w:val="clear" w:color="auto" w:fill="FFFFFF" w:themeFill="background1"/>
            <w:vAlign w:val="center"/>
          </w:tcPr>
          <w:p w14:paraId="78EFEA52" w14:textId="77777777" w:rsidR="005C170A" w:rsidRPr="0070044E" w:rsidRDefault="005C170A"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26FD3943" w14:textId="77777777" w:rsidR="005C170A" w:rsidRPr="0070044E" w:rsidRDefault="005C170A" w:rsidP="00D23EB7">
            <w:pPr>
              <w:keepNext/>
              <w:spacing w:before="120" w:after="120"/>
              <w:jc w:val="center"/>
              <w:rPr>
                <w:b/>
              </w:rPr>
            </w:pPr>
            <w:r w:rsidRPr="0070044E">
              <w:rPr>
                <w:b/>
              </w:rPr>
              <w:t>Liên kết tới</w:t>
            </w:r>
          </w:p>
        </w:tc>
      </w:tr>
      <w:tr w:rsidR="005C170A" w14:paraId="153CFCE7" w14:textId="77777777" w:rsidTr="00FB4876">
        <w:tc>
          <w:tcPr>
            <w:tcW w:w="2122" w:type="dxa"/>
            <w:vAlign w:val="center"/>
          </w:tcPr>
          <w:p w14:paraId="6B913482" w14:textId="77777777" w:rsidR="005C170A" w:rsidRDefault="005C170A" w:rsidP="00D23EB7">
            <w:pPr>
              <w:keepNext/>
              <w:spacing w:before="120" w:after="120"/>
              <w:jc w:val="left"/>
            </w:pPr>
            <w:r>
              <w:t>idDiemDanh (Chính)</w:t>
            </w:r>
          </w:p>
        </w:tc>
        <w:tc>
          <w:tcPr>
            <w:tcW w:w="1559" w:type="dxa"/>
            <w:vAlign w:val="center"/>
          </w:tcPr>
          <w:p w14:paraId="3C983EC3" w14:textId="77777777" w:rsidR="005C170A" w:rsidRDefault="005C170A" w:rsidP="00D23EB7">
            <w:pPr>
              <w:keepNext/>
              <w:spacing w:before="120" w:after="120"/>
              <w:jc w:val="left"/>
            </w:pPr>
            <w:r>
              <w:t>int(20)</w:t>
            </w:r>
          </w:p>
        </w:tc>
        <w:tc>
          <w:tcPr>
            <w:tcW w:w="992" w:type="dxa"/>
            <w:vAlign w:val="center"/>
          </w:tcPr>
          <w:p w14:paraId="37AC8918" w14:textId="77777777" w:rsidR="005C170A" w:rsidRDefault="005C170A" w:rsidP="00D23EB7">
            <w:pPr>
              <w:keepNext/>
              <w:spacing w:before="120" w:after="120"/>
              <w:jc w:val="left"/>
            </w:pPr>
            <w:r>
              <w:t>Không</w:t>
            </w:r>
          </w:p>
        </w:tc>
        <w:tc>
          <w:tcPr>
            <w:tcW w:w="2552" w:type="dxa"/>
            <w:vAlign w:val="center"/>
          </w:tcPr>
          <w:p w14:paraId="711437C8" w14:textId="77777777" w:rsidR="005C170A" w:rsidRDefault="005C170A" w:rsidP="00D23EB7">
            <w:pPr>
              <w:keepNext/>
              <w:spacing w:before="120" w:after="120"/>
              <w:jc w:val="left"/>
            </w:pPr>
          </w:p>
        </w:tc>
        <w:tc>
          <w:tcPr>
            <w:tcW w:w="2125" w:type="dxa"/>
            <w:vAlign w:val="center"/>
          </w:tcPr>
          <w:p w14:paraId="2FACDA3C" w14:textId="77777777" w:rsidR="005C170A" w:rsidRDefault="005C170A" w:rsidP="00D23EB7">
            <w:pPr>
              <w:keepNext/>
              <w:spacing w:before="120" w:after="120"/>
              <w:jc w:val="left"/>
            </w:pPr>
          </w:p>
        </w:tc>
      </w:tr>
      <w:tr w:rsidR="00E70F4B" w14:paraId="0084CEE9" w14:textId="77777777" w:rsidTr="00FB4876">
        <w:tc>
          <w:tcPr>
            <w:tcW w:w="2122" w:type="dxa"/>
            <w:vAlign w:val="center"/>
          </w:tcPr>
          <w:p w14:paraId="5FBED9DF" w14:textId="77777777" w:rsidR="00E70F4B" w:rsidRDefault="00E70F4B" w:rsidP="007427D6">
            <w:pPr>
              <w:keepNext/>
              <w:spacing w:before="120" w:after="120"/>
              <w:jc w:val="left"/>
            </w:pPr>
            <w:r>
              <w:t>id</w:t>
            </w:r>
            <w:r w:rsidR="007427D6">
              <w:t>NhaTaiTro</w:t>
            </w:r>
          </w:p>
        </w:tc>
        <w:tc>
          <w:tcPr>
            <w:tcW w:w="1559" w:type="dxa"/>
            <w:vAlign w:val="center"/>
          </w:tcPr>
          <w:p w14:paraId="37B92371" w14:textId="77777777" w:rsidR="00E70F4B" w:rsidRDefault="00E70F4B" w:rsidP="00D23EB7">
            <w:pPr>
              <w:keepNext/>
              <w:spacing w:before="120" w:after="120"/>
              <w:jc w:val="left"/>
            </w:pPr>
            <w:r>
              <w:t>int(20)</w:t>
            </w:r>
          </w:p>
        </w:tc>
        <w:tc>
          <w:tcPr>
            <w:tcW w:w="992" w:type="dxa"/>
            <w:vAlign w:val="center"/>
          </w:tcPr>
          <w:p w14:paraId="54918150" w14:textId="77777777" w:rsidR="00E70F4B" w:rsidRDefault="00E70F4B" w:rsidP="00D23EB7">
            <w:pPr>
              <w:keepNext/>
              <w:spacing w:before="120" w:after="120"/>
              <w:jc w:val="left"/>
            </w:pPr>
            <w:r>
              <w:t>Không</w:t>
            </w:r>
          </w:p>
        </w:tc>
        <w:tc>
          <w:tcPr>
            <w:tcW w:w="2552" w:type="dxa"/>
            <w:vAlign w:val="center"/>
          </w:tcPr>
          <w:p w14:paraId="6D1ABD0A" w14:textId="77777777" w:rsidR="00E70F4B" w:rsidRDefault="00E70F4B" w:rsidP="00D23EB7">
            <w:pPr>
              <w:keepNext/>
              <w:spacing w:before="120" w:after="120"/>
              <w:jc w:val="left"/>
            </w:pPr>
          </w:p>
        </w:tc>
        <w:tc>
          <w:tcPr>
            <w:tcW w:w="2125" w:type="dxa"/>
            <w:vAlign w:val="center"/>
          </w:tcPr>
          <w:p w14:paraId="35D326D0" w14:textId="77777777" w:rsidR="00E70F4B" w:rsidRDefault="007427D6" w:rsidP="00D23EB7">
            <w:pPr>
              <w:keepNext/>
              <w:spacing w:before="120" w:after="120"/>
              <w:jc w:val="left"/>
            </w:pPr>
            <w:r>
              <w:t>t</w:t>
            </w:r>
            <w:r w:rsidR="00E70F4B">
              <w:t>bl</w:t>
            </w:r>
            <w:r>
              <w:t>_</w:t>
            </w:r>
            <w:r w:rsidR="00E70F4B">
              <w:t>nguoi</w:t>
            </w:r>
            <w:r>
              <w:t>_</w:t>
            </w:r>
            <w:r w:rsidR="00E70F4B">
              <w:t xml:space="preserve">dung </w:t>
            </w:r>
            <w:r w:rsidR="00E70F4B">
              <w:sym w:font="Wingdings" w:char="F0E0"/>
            </w:r>
            <w:r w:rsidR="00E70F4B">
              <w:t xml:space="preserve"> idNguoiDung</w:t>
            </w:r>
          </w:p>
        </w:tc>
      </w:tr>
      <w:tr w:rsidR="00E70F4B" w14:paraId="3004FECB" w14:textId="77777777" w:rsidTr="00FB4876">
        <w:tc>
          <w:tcPr>
            <w:tcW w:w="2122" w:type="dxa"/>
            <w:vAlign w:val="center"/>
          </w:tcPr>
          <w:p w14:paraId="02026FDA" w14:textId="77777777" w:rsidR="00E70F4B" w:rsidRDefault="00E70F4B" w:rsidP="007427D6">
            <w:pPr>
              <w:keepNext/>
              <w:spacing w:before="120" w:after="120"/>
              <w:jc w:val="left"/>
            </w:pPr>
            <w:r>
              <w:t>id</w:t>
            </w:r>
            <w:r w:rsidR="007427D6">
              <w:t>CTV</w:t>
            </w:r>
          </w:p>
        </w:tc>
        <w:tc>
          <w:tcPr>
            <w:tcW w:w="1559" w:type="dxa"/>
            <w:vAlign w:val="center"/>
          </w:tcPr>
          <w:p w14:paraId="3289C24F" w14:textId="77777777" w:rsidR="00E70F4B" w:rsidRDefault="00E70F4B" w:rsidP="00D23EB7">
            <w:pPr>
              <w:keepNext/>
              <w:spacing w:before="120" w:after="120"/>
              <w:jc w:val="left"/>
            </w:pPr>
            <w:r>
              <w:t>int(20)</w:t>
            </w:r>
          </w:p>
        </w:tc>
        <w:tc>
          <w:tcPr>
            <w:tcW w:w="992" w:type="dxa"/>
            <w:vAlign w:val="center"/>
          </w:tcPr>
          <w:p w14:paraId="69F013F1" w14:textId="77777777" w:rsidR="00E70F4B" w:rsidRDefault="00E70F4B" w:rsidP="00D23EB7">
            <w:pPr>
              <w:keepNext/>
              <w:spacing w:before="120" w:after="120"/>
              <w:jc w:val="left"/>
            </w:pPr>
            <w:r>
              <w:t>Không</w:t>
            </w:r>
          </w:p>
        </w:tc>
        <w:tc>
          <w:tcPr>
            <w:tcW w:w="2552" w:type="dxa"/>
            <w:vAlign w:val="center"/>
          </w:tcPr>
          <w:p w14:paraId="3A3A01CB" w14:textId="77777777" w:rsidR="00E70F4B" w:rsidRDefault="00E70F4B" w:rsidP="00D23EB7">
            <w:pPr>
              <w:keepNext/>
              <w:spacing w:before="120" w:after="120"/>
              <w:jc w:val="left"/>
            </w:pPr>
          </w:p>
        </w:tc>
        <w:tc>
          <w:tcPr>
            <w:tcW w:w="2125" w:type="dxa"/>
            <w:vAlign w:val="center"/>
          </w:tcPr>
          <w:p w14:paraId="5E63A6DB" w14:textId="77777777" w:rsidR="00E70F4B" w:rsidRDefault="007427D6" w:rsidP="00D23EB7">
            <w:pPr>
              <w:keepNext/>
              <w:spacing w:before="120" w:after="120"/>
              <w:jc w:val="left"/>
            </w:pPr>
            <w:r>
              <w:t>t</w:t>
            </w:r>
            <w:r w:rsidR="00E70F4B">
              <w:t>bl</w:t>
            </w:r>
            <w:r>
              <w:t>_</w:t>
            </w:r>
            <w:r w:rsidR="00E70F4B">
              <w:t>nguoi</w:t>
            </w:r>
            <w:r>
              <w:t>_</w:t>
            </w:r>
            <w:r w:rsidR="00E70F4B">
              <w:t xml:space="preserve">dung </w:t>
            </w:r>
            <w:r w:rsidR="00E70F4B">
              <w:sym w:font="Wingdings" w:char="F0E0"/>
            </w:r>
            <w:r w:rsidR="00E70F4B">
              <w:t xml:space="preserve"> idNguoiDung</w:t>
            </w:r>
          </w:p>
        </w:tc>
      </w:tr>
      <w:tr w:rsidR="005C170A" w14:paraId="5EC92E32" w14:textId="77777777" w:rsidTr="00FB4876">
        <w:tc>
          <w:tcPr>
            <w:tcW w:w="2122" w:type="dxa"/>
            <w:vAlign w:val="center"/>
          </w:tcPr>
          <w:p w14:paraId="4AAF866A" w14:textId="77777777" w:rsidR="005C170A" w:rsidRDefault="005C170A" w:rsidP="00E70F4B">
            <w:pPr>
              <w:keepNext/>
              <w:spacing w:before="120" w:after="120"/>
              <w:jc w:val="left"/>
            </w:pPr>
            <w:r>
              <w:t>Ten</w:t>
            </w:r>
            <w:r w:rsidR="00E70F4B">
              <w:t>DiemDanh</w:t>
            </w:r>
          </w:p>
        </w:tc>
        <w:tc>
          <w:tcPr>
            <w:tcW w:w="1559" w:type="dxa"/>
            <w:vAlign w:val="center"/>
          </w:tcPr>
          <w:p w14:paraId="4AC47416" w14:textId="77777777" w:rsidR="005C170A" w:rsidRDefault="005C170A" w:rsidP="00D23EB7">
            <w:pPr>
              <w:keepNext/>
              <w:spacing w:before="120" w:after="120"/>
              <w:jc w:val="left"/>
            </w:pPr>
            <w:r>
              <w:t>varchar(50)</w:t>
            </w:r>
          </w:p>
        </w:tc>
        <w:tc>
          <w:tcPr>
            <w:tcW w:w="992" w:type="dxa"/>
            <w:vAlign w:val="center"/>
          </w:tcPr>
          <w:p w14:paraId="6DA65930" w14:textId="77777777" w:rsidR="005C170A" w:rsidRDefault="005C170A" w:rsidP="00D23EB7">
            <w:pPr>
              <w:keepNext/>
              <w:spacing w:before="120" w:after="120"/>
              <w:jc w:val="left"/>
            </w:pPr>
            <w:r>
              <w:t>Không</w:t>
            </w:r>
          </w:p>
        </w:tc>
        <w:tc>
          <w:tcPr>
            <w:tcW w:w="2552" w:type="dxa"/>
            <w:vAlign w:val="center"/>
          </w:tcPr>
          <w:p w14:paraId="21B8878B" w14:textId="77777777" w:rsidR="005C170A" w:rsidRDefault="005C170A" w:rsidP="00D23EB7">
            <w:pPr>
              <w:keepNext/>
              <w:spacing w:before="120" w:after="120"/>
              <w:jc w:val="left"/>
            </w:pPr>
          </w:p>
        </w:tc>
        <w:tc>
          <w:tcPr>
            <w:tcW w:w="2125" w:type="dxa"/>
            <w:vAlign w:val="center"/>
          </w:tcPr>
          <w:p w14:paraId="3F3491C6" w14:textId="77777777" w:rsidR="005C170A" w:rsidRDefault="005C170A" w:rsidP="00D23EB7">
            <w:pPr>
              <w:keepNext/>
              <w:spacing w:before="120" w:after="120"/>
              <w:jc w:val="left"/>
            </w:pPr>
          </w:p>
        </w:tc>
      </w:tr>
      <w:tr w:rsidR="005C170A" w14:paraId="6F20440F" w14:textId="77777777" w:rsidTr="00FB4876">
        <w:tc>
          <w:tcPr>
            <w:tcW w:w="2122" w:type="dxa"/>
            <w:vAlign w:val="center"/>
          </w:tcPr>
          <w:p w14:paraId="66FE2920" w14:textId="77777777" w:rsidR="005C170A" w:rsidRDefault="005C170A" w:rsidP="00D23EB7">
            <w:pPr>
              <w:keepNext/>
              <w:spacing w:before="120" w:after="120"/>
              <w:jc w:val="left"/>
            </w:pPr>
            <w:r>
              <w:t>SoNguoiTG</w:t>
            </w:r>
          </w:p>
        </w:tc>
        <w:tc>
          <w:tcPr>
            <w:tcW w:w="1559" w:type="dxa"/>
            <w:vAlign w:val="center"/>
          </w:tcPr>
          <w:p w14:paraId="3F7C9F38" w14:textId="77777777" w:rsidR="005C170A" w:rsidRDefault="005C170A" w:rsidP="00D23EB7">
            <w:pPr>
              <w:keepNext/>
              <w:spacing w:before="120" w:after="120"/>
              <w:jc w:val="left"/>
            </w:pPr>
            <w:r>
              <w:t>int(50)</w:t>
            </w:r>
          </w:p>
        </w:tc>
        <w:tc>
          <w:tcPr>
            <w:tcW w:w="992" w:type="dxa"/>
            <w:vAlign w:val="center"/>
          </w:tcPr>
          <w:p w14:paraId="2AF50515" w14:textId="77777777" w:rsidR="005C170A" w:rsidRDefault="005C170A" w:rsidP="00D23EB7">
            <w:pPr>
              <w:keepNext/>
              <w:spacing w:before="120" w:after="120"/>
              <w:jc w:val="left"/>
            </w:pPr>
            <w:r>
              <w:t>Không</w:t>
            </w:r>
          </w:p>
        </w:tc>
        <w:tc>
          <w:tcPr>
            <w:tcW w:w="2552" w:type="dxa"/>
            <w:vAlign w:val="center"/>
          </w:tcPr>
          <w:p w14:paraId="14D0B306" w14:textId="77777777" w:rsidR="005C170A" w:rsidRDefault="005C170A" w:rsidP="00D23EB7">
            <w:pPr>
              <w:keepNext/>
              <w:spacing w:before="120" w:after="120"/>
              <w:jc w:val="left"/>
            </w:pPr>
          </w:p>
        </w:tc>
        <w:tc>
          <w:tcPr>
            <w:tcW w:w="2125" w:type="dxa"/>
            <w:vAlign w:val="center"/>
          </w:tcPr>
          <w:p w14:paraId="2570B018" w14:textId="77777777" w:rsidR="005C170A" w:rsidRDefault="005C170A" w:rsidP="00D23EB7">
            <w:pPr>
              <w:keepNext/>
              <w:spacing w:before="120" w:after="120"/>
              <w:jc w:val="left"/>
            </w:pPr>
          </w:p>
        </w:tc>
      </w:tr>
      <w:tr w:rsidR="005C170A" w14:paraId="58B858BF" w14:textId="77777777" w:rsidTr="00FB4876">
        <w:tc>
          <w:tcPr>
            <w:tcW w:w="2122" w:type="dxa"/>
            <w:vAlign w:val="center"/>
          </w:tcPr>
          <w:p w14:paraId="43DFEE42" w14:textId="77777777" w:rsidR="005C170A" w:rsidRDefault="005C170A" w:rsidP="00D23EB7">
            <w:pPr>
              <w:keepNext/>
              <w:spacing w:before="120" w:after="120"/>
              <w:jc w:val="left"/>
            </w:pPr>
            <w:r>
              <w:t>SoTienML</w:t>
            </w:r>
          </w:p>
        </w:tc>
        <w:tc>
          <w:tcPr>
            <w:tcW w:w="1559" w:type="dxa"/>
            <w:vAlign w:val="center"/>
          </w:tcPr>
          <w:p w14:paraId="00C428BB" w14:textId="77777777" w:rsidR="005C170A" w:rsidRDefault="005C170A" w:rsidP="007427D6">
            <w:pPr>
              <w:keepNext/>
              <w:spacing w:before="120" w:after="120"/>
              <w:jc w:val="left"/>
            </w:pPr>
            <w:r>
              <w:t>int(</w:t>
            </w:r>
            <w:r w:rsidR="007427D6">
              <w:t>50</w:t>
            </w:r>
            <w:r>
              <w:t>)</w:t>
            </w:r>
          </w:p>
        </w:tc>
        <w:tc>
          <w:tcPr>
            <w:tcW w:w="992" w:type="dxa"/>
            <w:vAlign w:val="center"/>
          </w:tcPr>
          <w:p w14:paraId="005B3DBE" w14:textId="77777777" w:rsidR="005C170A" w:rsidRDefault="005C170A" w:rsidP="00D23EB7">
            <w:pPr>
              <w:keepNext/>
              <w:spacing w:before="120" w:after="120"/>
              <w:jc w:val="left"/>
            </w:pPr>
            <w:r>
              <w:t>Không</w:t>
            </w:r>
          </w:p>
        </w:tc>
        <w:tc>
          <w:tcPr>
            <w:tcW w:w="2552" w:type="dxa"/>
            <w:vAlign w:val="center"/>
          </w:tcPr>
          <w:p w14:paraId="475C5128" w14:textId="77777777" w:rsidR="005C170A" w:rsidRDefault="005C170A" w:rsidP="00D23EB7">
            <w:pPr>
              <w:keepNext/>
              <w:spacing w:before="120" w:after="120"/>
              <w:jc w:val="left"/>
            </w:pPr>
          </w:p>
        </w:tc>
        <w:tc>
          <w:tcPr>
            <w:tcW w:w="2125" w:type="dxa"/>
            <w:vAlign w:val="center"/>
          </w:tcPr>
          <w:p w14:paraId="3BA2342C" w14:textId="77777777" w:rsidR="005C170A" w:rsidRDefault="005C170A" w:rsidP="00D23EB7">
            <w:pPr>
              <w:keepNext/>
              <w:spacing w:before="120" w:after="120"/>
              <w:jc w:val="left"/>
            </w:pPr>
          </w:p>
        </w:tc>
      </w:tr>
      <w:tr w:rsidR="004D57B0" w14:paraId="16571FE1" w14:textId="77777777" w:rsidTr="00FB4876">
        <w:tc>
          <w:tcPr>
            <w:tcW w:w="2122" w:type="dxa"/>
            <w:vAlign w:val="center"/>
          </w:tcPr>
          <w:p w14:paraId="33316C48" w14:textId="77777777" w:rsidR="004D57B0" w:rsidRDefault="004D57B0" w:rsidP="00D23EB7">
            <w:pPr>
              <w:keepNext/>
              <w:spacing w:before="120" w:after="120"/>
              <w:jc w:val="left"/>
            </w:pPr>
            <w:r>
              <w:t>ThoiGianBD</w:t>
            </w:r>
          </w:p>
        </w:tc>
        <w:tc>
          <w:tcPr>
            <w:tcW w:w="1559" w:type="dxa"/>
            <w:vAlign w:val="center"/>
          </w:tcPr>
          <w:p w14:paraId="0A13D848" w14:textId="77777777" w:rsidR="004D57B0" w:rsidRDefault="004D57B0" w:rsidP="00D23EB7">
            <w:pPr>
              <w:keepNext/>
              <w:spacing w:before="120" w:after="120"/>
              <w:jc w:val="left"/>
            </w:pPr>
            <w:r>
              <w:t>datetime</w:t>
            </w:r>
          </w:p>
        </w:tc>
        <w:tc>
          <w:tcPr>
            <w:tcW w:w="992" w:type="dxa"/>
            <w:vAlign w:val="center"/>
          </w:tcPr>
          <w:p w14:paraId="365CF8A1" w14:textId="77777777" w:rsidR="004D57B0" w:rsidRDefault="004D57B0" w:rsidP="00D23EB7">
            <w:pPr>
              <w:keepNext/>
              <w:spacing w:before="120" w:after="120"/>
              <w:jc w:val="left"/>
            </w:pPr>
            <w:r>
              <w:t>Không</w:t>
            </w:r>
          </w:p>
        </w:tc>
        <w:tc>
          <w:tcPr>
            <w:tcW w:w="2552" w:type="dxa"/>
            <w:vAlign w:val="center"/>
          </w:tcPr>
          <w:p w14:paraId="27BB145A" w14:textId="77777777" w:rsidR="004D57B0" w:rsidRDefault="004D57B0" w:rsidP="00D23EB7">
            <w:pPr>
              <w:keepNext/>
              <w:spacing w:before="120" w:after="120"/>
              <w:jc w:val="left"/>
            </w:pPr>
          </w:p>
        </w:tc>
        <w:tc>
          <w:tcPr>
            <w:tcW w:w="2125" w:type="dxa"/>
            <w:vAlign w:val="center"/>
          </w:tcPr>
          <w:p w14:paraId="4F088EB2" w14:textId="77777777" w:rsidR="004D57B0" w:rsidRDefault="004D57B0" w:rsidP="00D23EB7">
            <w:pPr>
              <w:keepNext/>
              <w:spacing w:before="120" w:after="120"/>
              <w:jc w:val="left"/>
            </w:pPr>
          </w:p>
        </w:tc>
      </w:tr>
      <w:tr w:rsidR="004D57B0" w14:paraId="5F2867DE" w14:textId="77777777" w:rsidTr="00FB4876">
        <w:tc>
          <w:tcPr>
            <w:tcW w:w="2122" w:type="dxa"/>
            <w:vAlign w:val="center"/>
          </w:tcPr>
          <w:p w14:paraId="276EACB8" w14:textId="77777777" w:rsidR="004D57B0" w:rsidRDefault="004D57B0" w:rsidP="00D23EB7">
            <w:pPr>
              <w:keepNext/>
              <w:spacing w:before="120" w:after="120"/>
              <w:jc w:val="left"/>
            </w:pPr>
            <w:r>
              <w:t>ThoiGianKT</w:t>
            </w:r>
          </w:p>
        </w:tc>
        <w:tc>
          <w:tcPr>
            <w:tcW w:w="1559" w:type="dxa"/>
            <w:vAlign w:val="center"/>
          </w:tcPr>
          <w:p w14:paraId="5BE4C83D" w14:textId="77777777" w:rsidR="004D57B0" w:rsidRDefault="004D57B0" w:rsidP="00D23EB7">
            <w:pPr>
              <w:keepNext/>
              <w:spacing w:before="120" w:after="120"/>
              <w:jc w:val="left"/>
            </w:pPr>
            <w:r>
              <w:t>datetime</w:t>
            </w:r>
          </w:p>
        </w:tc>
        <w:tc>
          <w:tcPr>
            <w:tcW w:w="992" w:type="dxa"/>
            <w:vAlign w:val="center"/>
          </w:tcPr>
          <w:p w14:paraId="72E2AB3E" w14:textId="77777777" w:rsidR="004D57B0" w:rsidRDefault="004D57B0" w:rsidP="00D23EB7">
            <w:pPr>
              <w:keepNext/>
              <w:spacing w:before="120" w:after="120"/>
              <w:jc w:val="left"/>
            </w:pPr>
            <w:r>
              <w:t>Không</w:t>
            </w:r>
          </w:p>
        </w:tc>
        <w:tc>
          <w:tcPr>
            <w:tcW w:w="2552" w:type="dxa"/>
            <w:vAlign w:val="center"/>
          </w:tcPr>
          <w:p w14:paraId="7CD0569E" w14:textId="77777777" w:rsidR="004D57B0" w:rsidRDefault="004D57B0" w:rsidP="00D23EB7">
            <w:pPr>
              <w:keepNext/>
              <w:spacing w:before="120" w:after="120"/>
              <w:jc w:val="left"/>
            </w:pPr>
          </w:p>
        </w:tc>
        <w:tc>
          <w:tcPr>
            <w:tcW w:w="2125" w:type="dxa"/>
            <w:vAlign w:val="center"/>
          </w:tcPr>
          <w:p w14:paraId="5F97D738" w14:textId="77777777" w:rsidR="004D57B0" w:rsidRDefault="004D57B0" w:rsidP="00D23EB7">
            <w:pPr>
              <w:keepNext/>
              <w:spacing w:before="120" w:after="120"/>
              <w:jc w:val="left"/>
            </w:pPr>
          </w:p>
        </w:tc>
      </w:tr>
    </w:tbl>
    <w:p w14:paraId="2C259866" w14:textId="77777777" w:rsidR="003221F2" w:rsidRDefault="00536B71" w:rsidP="00536B71">
      <w:pPr>
        <w:pStyle w:val="Caption1"/>
      </w:pPr>
      <w:r>
        <w:t>Bảng 3.6: Bảng điểm danh.</w:t>
      </w:r>
    </w:p>
    <w:p w14:paraId="39545859" w14:textId="77777777" w:rsidR="00EB78B5" w:rsidRDefault="00EB78B5" w:rsidP="00EB78B5">
      <w:pPr>
        <w:pStyle w:val="Caption1"/>
        <w:jc w:val="both"/>
        <w:rPr>
          <w:rFonts w:cs="Times New Roman"/>
          <w:sz w:val="26"/>
          <w:szCs w:val="26"/>
        </w:rPr>
      </w:pPr>
      <w:r>
        <w:tab/>
      </w:r>
      <w:r>
        <w:tab/>
      </w:r>
      <w:r w:rsidRPr="00EB78B5">
        <w:rPr>
          <w:rFonts w:cs="Times New Roman"/>
          <w:sz w:val="26"/>
          <w:szCs w:val="26"/>
        </w:rPr>
        <w:t>3.2.3.</w:t>
      </w:r>
      <w:r>
        <w:rPr>
          <w:rFonts w:cs="Times New Roman"/>
          <w:sz w:val="26"/>
          <w:szCs w:val="26"/>
        </w:rPr>
        <w:t>5</w:t>
      </w:r>
      <w:r w:rsidRPr="00EB78B5">
        <w:rPr>
          <w:rFonts w:cs="Times New Roman"/>
          <w:sz w:val="26"/>
          <w:szCs w:val="26"/>
        </w:rPr>
        <w:t xml:space="preserve">. Bảng </w:t>
      </w:r>
      <w:r>
        <w:rPr>
          <w:rFonts w:cs="Times New Roman"/>
          <w:sz w:val="26"/>
          <w:szCs w:val="26"/>
        </w:rPr>
        <w:t>thực hiện điểm danh.</w:t>
      </w:r>
    </w:p>
    <w:p w14:paraId="73CE1942" w14:textId="77777777" w:rsidR="00EB78B5" w:rsidRDefault="00EB78B5" w:rsidP="00EB78B5">
      <w:pPr>
        <w:pStyle w:val="thongthuong"/>
      </w:pPr>
      <w:r>
        <w:t>Bảng này dùng để lưu thông tin giao dịch sau khi nhà hảo tâm thực hiện tính năng điểm danh.</w:t>
      </w:r>
    </w:p>
    <w:tbl>
      <w:tblPr>
        <w:tblStyle w:val="TableGrid"/>
        <w:tblW w:w="0" w:type="auto"/>
        <w:tblLook w:val="04A0" w:firstRow="1" w:lastRow="0" w:firstColumn="1" w:lastColumn="0" w:noHBand="0" w:noVBand="1"/>
      </w:tblPr>
      <w:tblGrid>
        <w:gridCol w:w="2122"/>
        <w:gridCol w:w="1559"/>
        <w:gridCol w:w="992"/>
        <w:gridCol w:w="2552"/>
        <w:gridCol w:w="2125"/>
      </w:tblGrid>
      <w:tr w:rsidR="00FB4876" w:rsidRPr="0070044E" w14:paraId="12724342" w14:textId="77777777" w:rsidTr="00BC5D4D">
        <w:tc>
          <w:tcPr>
            <w:tcW w:w="9350" w:type="dxa"/>
            <w:gridSpan w:val="5"/>
            <w:shd w:val="clear" w:color="auto" w:fill="FFFFFF" w:themeFill="background1"/>
            <w:vAlign w:val="center"/>
          </w:tcPr>
          <w:p w14:paraId="44ABEB64" w14:textId="77777777" w:rsidR="00FB4876" w:rsidRPr="0070044E" w:rsidRDefault="00FB4876" w:rsidP="00D23EB7">
            <w:pPr>
              <w:keepNext/>
              <w:spacing w:before="120" w:after="120"/>
              <w:jc w:val="left"/>
              <w:rPr>
                <w:b/>
              </w:rPr>
            </w:pPr>
            <w:r w:rsidRPr="0070044E">
              <w:rPr>
                <w:b/>
              </w:rPr>
              <w:lastRenderedPageBreak/>
              <w:t>Tên bảng: tbl</w:t>
            </w:r>
            <w:r w:rsidR="007427D6">
              <w:rPr>
                <w:b/>
              </w:rPr>
              <w:t>_</w:t>
            </w:r>
            <w:r>
              <w:rPr>
                <w:b/>
              </w:rPr>
              <w:t>thuc</w:t>
            </w:r>
            <w:r w:rsidR="007427D6">
              <w:rPr>
                <w:b/>
              </w:rPr>
              <w:t>_</w:t>
            </w:r>
            <w:r>
              <w:rPr>
                <w:b/>
              </w:rPr>
              <w:t>hien</w:t>
            </w:r>
            <w:r w:rsidR="007427D6">
              <w:rPr>
                <w:b/>
              </w:rPr>
              <w:t>_</w:t>
            </w:r>
            <w:r>
              <w:rPr>
                <w:b/>
              </w:rPr>
              <w:t>diem</w:t>
            </w:r>
            <w:r w:rsidR="007427D6">
              <w:rPr>
                <w:b/>
              </w:rPr>
              <w:t>_</w:t>
            </w:r>
            <w:r>
              <w:rPr>
                <w:b/>
              </w:rPr>
              <w:t>danh</w:t>
            </w:r>
          </w:p>
        </w:tc>
      </w:tr>
      <w:tr w:rsidR="00FB4876" w:rsidRPr="0070044E" w14:paraId="0AC1467C" w14:textId="77777777" w:rsidTr="00BC5D4D">
        <w:tc>
          <w:tcPr>
            <w:tcW w:w="2122" w:type="dxa"/>
            <w:shd w:val="clear" w:color="auto" w:fill="FFFFFF" w:themeFill="background1"/>
            <w:vAlign w:val="center"/>
          </w:tcPr>
          <w:p w14:paraId="448AEBFB"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208BCE15"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2E6DC390" w14:textId="77777777" w:rsidR="00FB4876" w:rsidRPr="0070044E" w:rsidRDefault="00FB4876" w:rsidP="00D23EB7">
            <w:pPr>
              <w:keepNext/>
              <w:spacing w:before="120" w:after="120"/>
              <w:jc w:val="center"/>
              <w:rPr>
                <w:b/>
              </w:rPr>
            </w:pPr>
            <w:r w:rsidRPr="0070044E">
              <w:rPr>
                <w:b/>
              </w:rPr>
              <w:t>Null</w:t>
            </w:r>
          </w:p>
        </w:tc>
        <w:tc>
          <w:tcPr>
            <w:tcW w:w="2552" w:type="dxa"/>
            <w:shd w:val="clear" w:color="auto" w:fill="FFFFFF" w:themeFill="background1"/>
            <w:vAlign w:val="center"/>
          </w:tcPr>
          <w:p w14:paraId="43F42D2D" w14:textId="77777777" w:rsidR="00FB4876" w:rsidRPr="0070044E" w:rsidRDefault="00FB4876"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0975E43A" w14:textId="77777777" w:rsidR="00FB4876" w:rsidRPr="0070044E" w:rsidRDefault="00FB4876" w:rsidP="00D23EB7">
            <w:pPr>
              <w:keepNext/>
              <w:spacing w:before="120" w:after="120"/>
              <w:jc w:val="center"/>
              <w:rPr>
                <w:b/>
              </w:rPr>
            </w:pPr>
            <w:r w:rsidRPr="0070044E">
              <w:rPr>
                <w:b/>
              </w:rPr>
              <w:t>Liên kết tới</w:t>
            </w:r>
          </w:p>
        </w:tc>
      </w:tr>
      <w:tr w:rsidR="00FB4876" w14:paraId="70FFBE93" w14:textId="77777777" w:rsidTr="00FB4876">
        <w:tc>
          <w:tcPr>
            <w:tcW w:w="2122" w:type="dxa"/>
            <w:vAlign w:val="center"/>
          </w:tcPr>
          <w:p w14:paraId="33B9CC7A" w14:textId="77777777" w:rsidR="00FB4876" w:rsidRDefault="00FB4876" w:rsidP="00D23EB7">
            <w:pPr>
              <w:keepNext/>
              <w:spacing w:before="120" w:after="120"/>
              <w:jc w:val="left"/>
            </w:pPr>
            <w:r>
              <w:t>idGiaoDich (Chính)</w:t>
            </w:r>
          </w:p>
        </w:tc>
        <w:tc>
          <w:tcPr>
            <w:tcW w:w="1559" w:type="dxa"/>
            <w:vAlign w:val="center"/>
          </w:tcPr>
          <w:p w14:paraId="79E63E75" w14:textId="77777777" w:rsidR="00FB4876" w:rsidRDefault="00FB4876" w:rsidP="00D23EB7">
            <w:pPr>
              <w:keepNext/>
              <w:spacing w:before="120" w:after="120"/>
              <w:jc w:val="left"/>
            </w:pPr>
            <w:r>
              <w:t>int(20)</w:t>
            </w:r>
          </w:p>
        </w:tc>
        <w:tc>
          <w:tcPr>
            <w:tcW w:w="992" w:type="dxa"/>
            <w:vAlign w:val="center"/>
          </w:tcPr>
          <w:p w14:paraId="10F6FC0D" w14:textId="77777777" w:rsidR="00FB4876" w:rsidRDefault="00FB4876" w:rsidP="00D23EB7">
            <w:pPr>
              <w:keepNext/>
              <w:spacing w:before="120" w:after="120"/>
              <w:jc w:val="left"/>
            </w:pPr>
            <w:r>
              <w:t>Không</w:t>
            </w:r>
          </w:p>
        </w:tc>
        <w:tc>
          <w:tcPr>
            <w:tcW w:w="2552" w:type="dxa"/>
            <w:vAlign w:val="center"/>
          </w:tcPr>
          <w:p w14:paraId="6E3047C6" w14:textId="77777777" w:rsidR="00FB4876" w:rsidRDefault="00FB4876" w:rsidP="00D23EB7">
            <w:pPr>
              <w:keepNext/>
              <w:spacing w:before="120" w:after="120"/>
              <w:jc w:val="left"/>
            </w:pPr>
          </w:p>
        </w:tc>
        <w:tc>
          <w:tcPr>
            <w:tcW w:w="2125" w:type="dxa"/>
            <w:vAlign w:val="center"/>
          </w:tcPr>
          <w:p w14:paraId="4D3E7AF4" w14:textId="77777777" w:rsidR="00FB4876" w:rsidRDefault="00FB4876" w:rsidP="00D23EB7">
            <w:pPr>
              <w:keepNext/>
              <w:spacing w:before="120" w:after="120"/>
              <w:jc w:val="left"/>
            </w:pPr>
          </w:p>
        </w:tc>
      </w:tr>
      <w:tr w:rsidR="00FB4876" w14:paraId="4DEAE71A" w14:textId="77777777" w:rsidTr="00FB4876">
        <w:tc>
          <w:tcPr>
            <w:tcW w:w="2122" w:type="dxa"/>
            <w:vAlign w:val="center"/>
          </w:tcPr>
          <w:p w14:paraId="1E3F08BD" w14:textId="77777777" w:rsidR="00FB4876" w:rsidRDefault="00FB4876" w:rsidP="007427D6">
            <w:pPr>
              <w:keepNext/>
              <w:spacing w:before="120" w:after="120"/>
              <w:jc w:val="left"/>
            </w:pPr>
            <w:r>
              <w:t>idN</w:t>
            </w:r>
            <w:r w:rsidR="007427D6">
              <w:t>haHaoTam</w:t>
            </w:r>
          </w:p>
        </w:tc>
        <w:tc>
          <w:tcPr>
            <w:tcW w:w="1559" w:type="dxa"/>
            <w:vAlign w:val="center"/>
          </w:tcPr>
          <w:p w14:paraId="733EED89" w14:textId="77777777" w:rsidR="00FB4876" w:rsidRDefault="00FB4876" w:rsidP="00D23EB7">
            <w:pPr>
              <w:keepNext/>
              <w:spacing w:before="120" w:after="120"/>
              <w:jc w:val="left"/>
            </w:pPr>
            <w:r>
              <w:t>int(20)</w:t>
            </w:r>
          </w:p>
        </w:tc>
        <w:tc>
          <w:tcPr>
            <w:tcW w:w="992" w:type="dxa"/>
            <w:vAlign w:val="center"/>
          </w:tcPr>
          <w:p w14:paraId="502B876C" w14:textId="77777777" w:rsidR="00FB4876" w:rsidRDefault="00FB4876" w:rsidP="00D23EB7">
            <w:pPr>
              <w:keepNext/>
              <w:spacing w:before="120" w:after="120"/>
              <w:jc w:val="left"/>
            </w:pPr>
            <w:r>
              <w:t>Không</w:t>
            </w:r>
          </w:p>
        </w:tc>
        <w:tc>
          <w:tcPr>
            <w:tcW w:w="2552" w:type="dxa"/>
            <w:vAlign w:val="center"/>
          </w:tcPr>
          <w:p w14:paraId="30F70E61" w14:textId="77777777" w:rsidR="00FB4876" w:rsidRDefault="00FB4876" w:rsidP="00D23EB7">
            <w:pPr>
              <w:keepNext/>
              <w:spacing w:before="120" w:after="120"/>
              <w:jc w:val="left"/>
            </w:pPr>
          </w:p>
        </w:tc>
        <w:tc>
          <w:tcPr>
            <w:tcW w:w="2125" w:type="dxa"/>
            <w:vAlign w:val="center"/>
          </w:tcPr>
          <w:p w14:paraId="10EF7868" w14:textId="77777777" w:rsidR="00FB4876" w:rsidRDefault="007427D6" w:rsidP="00D23EB7">
            <w:pPr>
              <w:keepNext/>
              <w:spacing w:before="120" w:after="120"/>
              <w:jc w:val="left"/>
            </w:pPr>
            <w:r>
              <w:t>t</w:t>
            </w:r>
            <w:r w:rsidR="00FB4876">
              <w:t>bl</w:t>
            </w:r>
            <w:r>
              <w:t>_</w:t>
            </w:r>
            <w:r w:rsidR="00FB4876">
              <w:t>nguoi</w:t>
            </w:r>
            <w:r>
              <w:t>_</w:t>
            </w:r>
            <w:r w:rsidR="00FB4876">
              <w:t xml:space="preserve">dung </w:t>
            </w:r>
            <w:r w:rsidR="00FB4876">
              <w:sym w:font="Wingdings" w:char="F0E0"/>
            </w:r>
            <w:r w:rsidR="00FB4876">
              <w:t xml:space="preserve"> idNguoiDung</w:t>
            </w:r>
          </w:p>
        </w:tc>
      </w:tr>
      <w:tr w:rsidR="00FB4876" w14:paraId="3E6533BD" w14:textId="77777777" w:rsidTr="00FB4876">
        <w:tc>
          <w:tcPr>
            <w:tcW w:w="2122" w:type="dxa"/>
            <w:vAlign w:val="center"/>
          </w:tcPr>
          <w:p w14:paraId="47B0A890" w14:textId="77777777" w:rsidR="00FB4876" w:rsidRDefault="00FB4876" w:rsidP="00D23EB7">
            <w:pPr>
              <w:keepNext/>
              <w:spacing w:before="120" w:after="120"/>
              <w:jc w:val="left"/>
            </w:pPr>
            <w:r>
              <w:t>idDiemDanh</w:t>
            </w:r>
          </w:p>
        </w:tc>
        <w:tc>
          <w:tcPr>
            <w:tcW w:w="1559" w:type="dxa"/>
            <w:vAlign w:val="center"/>
          </w:tcPr>
          <w:p w14:paraId="5F3F672A" w14:textId="77777777" w:rsidR="00FB4876" w:rsidRDefault="00FB4876" w:rsidP="00D23EB7">
            <w:pPr>
              <w:keepNext/>
              <w:spacing w:before="120" w:after="120"/>
              <w:jc w:val="left"/>
            </w:pPr>
            <w:r>
              <w:t>int(20)</w:t>
            </w:r>
          </w:p>
        </w:tc>
        <w:tc>
          <w:tcPr>
            <w:tcW w:w="992" w:type="dxa"/>
            <w:vAlign w:val="center"/>
          </w:tcPr>
          <w:p w14:paraId="1E65A1B5" w14:textId="77777777" w:rsidR="00FB4876" w:rsidRDefault="00FB4876" w:rsidP="00D23EB7">
            <w:pPr>
              <w:keepNext/>
              <w:spacing w:before="120" w:after="120"/>
              <w:jc w:val="left"/>
            </w:pPr>
            <w:r>
              <w:t>Không</w:t>
            </w:r>
          </w:p>
        </w:tc>
        <w:tc>
          <w:tcPr>
            <w:tcW w:w="2552" w:type="dxa"/>
            <w:vAlign w:val="center"/>
          </w:tcPr>
          <w:p w14:paraId="3BF9625D" w14:textId="77777777" w:rsidR="00FB4876" w:rsidRDefault="00FB4876" w:rsidP="00D23EB7">
            <w:pPr>
              <w:keepNext/>
              <w:spacing w:before="120" w:after="120"/>
              <w:jc w:val="left"/>
            </w:pPr>
          </w:p>
        </w:tc>
        <w:tc>
          <w:tcPr>
            <w:tcW w:w="2125" w:type="dxa"/>
            <w:vAlign w:val="center"/>
          </w:tcPr>
          <w:p w14:paraId="693F59CE" w14:textId="77777777" w:rsidR="00FB4876" w:rsidRDefault="007427D6" w:rsidP="00D23EB7">
            <w:pPr>
              <w:keepNext/>
              <w:spacing w:before="120" w:after="120"/>
              <w:jc w:val="left"/>
            </w:pPr>
            <w:r>
              <w:t>t</w:t>
            </w:r>
            <w:r w:rsidR="00FB4876">
              <w:t>bl</w:t>
            </w:r>
            <w:r>
              <w:t>_</w:t>
            </w:r>
            <w:r w:rsidR="00FB4876">
              <w:t>diem</w:t>
            </w:r>
            <w:r>
              <w:t>_</w:t>
            </w:r>
            <w:r w:rsidR="00FB4876">
              <w:t xml:space="preserve">danh </w:t>
            </w:r>
            <w:r w:rsidR="00FB4876">
              <w:sym w:font="Wingdings" w:char="F0E0"/>
            </w:r>
            <w:r w:rsidR="00FB4876">
              <w:t xml:space="preserve"> idDiemDanh</w:t>
            </w:r>
          </w:p>
        </w:tc>
      </w:tr>
      <w:tr w:rsidR="00FB4876" w14:paraId="12DF1C7A" w14:textId="77777777" w:rsidTr="00FB4876">
        <w:tc>
          <w:tcPr>
            <w:tcW w:w="2122" w:type="dxa"/>
            <w:vAlign w:val="center"/>
          </w:tcPr>
          <w:p w14:paraId="4B7EB5D2" w14:textId="77777777" w:rsidR="00FB4876" w:rsidRDefault="00FB4876" w:rsidP="00D23EB7">
            <w:pPr>
              <w:keepNext/>
              <w:spacing w:before="120" w:after="120"/>
              <w:jc w:val="left"/>
            </w:pPr>
            <w:r>
              <w:t>ThoiGian</w:t>
            </w:r>
          </w:p>
        </w:tc>
        <w:tc>
          <w:tcPr>
            <w:tcW w:w="1559" w:type="dxa"/>
            <w:vAlign w:val="center"/>
          </w:tcPr>
          <w:p w14:paraId="57122329" w14:textId="77777777" w:rsidR="00FB4876" w:rsidRDefault="00FB4876" w:rsidP="00D23EB7">
            <w:pPr>
              <w:keepNext/>
              <w:spacing w:before="120" w:after="120"/>
              <w:jc w:val="left"/>
            </w:pPr>
            <w:r>
              <w:t>timestamp</w:t>
            </w:r>
          </w:p>
        </w:tc>
        <w:tc>
          <w:tcPr>
            <w:tcW w:w="992" w:type="dxa"/>
            <w:vAlign w:val="center"/>
          </w:tcPr>
          <w:p w14:paraId="6DDBCEFB" w14:textId="77777777" w:rsidR="00FB4876" w:rsidRDefault="00FB4876" w:rsidP="00D23EB7">
            <w:pPr>
              <w:keepNext/>
              <w:spacing w:before="120" w:after="120"/>
              <w:jc w:val="left"/>
            </w:pPr>
            <w:r>
              <w:t>Không</w:t>
            </w:r>
          </w:p>
        </w:tc>
        <w:tc>
          <w:tcPr>
            <w:tcW w:w="2552" w:type="dxa"/>
            <w:vAlign w:val="center"/>
          </w:tcPr>
          <w:p w14:paraId="24A07363" w14:textId="77777777" w:rsidR="00FB4876" w:rsidRDefault="00FB4876" w:rsidP="00D23EB7">
            <w:pPr>
              <w:keepNext/>
              <w:spacing w:before="120" w:after="120"/>
              <w:jc w:val="left"/>
            </w:pPr>
            <w:r>
              <w:t>current_timestamp()</w:t>
            </w:r>
          </w:p>
        </w:tc>
        <w:tc>
          <w:tcPr>
            <w:tcW w:w="2125" w:type="dxa"/>
            <w:vAlign w:val="center"/>
          </w:tcPr>
          <w:p w14:paraId="3A776EB6" w14:textId="77777777" w:rsidR="00FB4876" w:rsidRDefault="00FB4876" w:rsidP="00D23EB7">
            <w:pPr>
              <w:keepNext/>
              <w:spacing w:before="120" w:after="120"/>
              <w:jc w:val="left"/>
            </w:pPr>
          </w:p>
        </w:tc>
      </w:tr>
      <w:tr w:rsidR="00FB4876" w14:paraId="2C0FF480" w14:textId="77777777" w:rsidTr="00FB4876">
        <w:tc>
          <w:tcPr>
            <w:tcW w:w="2122" w:type="dxa"/>
            <w:vAlign w:val="center"/>
          </w:tcPr>
          <w:p w14:paraId="14543E6D" w14:textId="77777777" w:rsidR="00FB4876" w:rsidRDefault="00FB4876" w:rsidP="00D23EB7">
            <w:pPr>
              <w:keepNext/>
              <w:spacing w:before="120" w:after="120"/>
              <w:jc w:val="left"/>
            </w:pPr>
            <w:r>
              <w:t>SoTien</w:t>
            </w:r>
          </w:p>
        </w:tc>
        <w:tc>
          <w:tcPr>
            <w:tcW w:w="1559" w:type="dxa"/>
            <w:vAlign w:val="center"/>
          </w:tcPr>
          <w:p w14:paraId="7EEBA7B9" w14:textId="77777777" w:rsidR="00FB4876" w:rsidRDefault="00FB4876" w:rsidP="00D23EB7">
            <w:pPr>
              <w:keepNext/>
              <w:spacing w:before="120" w:after="120"/>
              <w:jc w:val="left"/>
            </w:pPr>
            <w:r>
              <w:t>float</w:t>
            </w:r>
          </w:p>
        </w:tc>
        <w:tc>
          <w:tcPr>
            <w:tcW w:w="992" w:type="dxa"/>
            <w:vAlign w:val="center"/>
          </w:tcPr>
          <w:p w14:paraId="318E5307" w14:textId="77777777" w:rsidR="00FB4876" w:rsidRDefault="00FB4876" w:rsidP="00D23EB7">
            <w:pPr>
              <w:keepNext/>
              <w:spacing w:before="120" w:after="120"/>
              <w:jc w:val="left"/>
            </w:pPr>
            <w:r>
              <w:t>Không</w:t>
            </w:r>
          </w:p>
        </w:tc>
        <w:tc>
          <w:tcPr>
            <w:tcW w:w="2552" w:type="dxa"/>
            <w:vAlign w:val="center"/>
          </w:tcPr>
          <w:p w14:paraId="3C13FFE5" w14:textId="77777777" w:rsidR="00FB4876" w:rsidRDefault="00FB4876" w:rsidP="00D23EB7">
            <w:pPr>
              <w:keepNext/>
              <w:spacing w:before="120" w:after="120"/>
              <w:jc w:val="left"/>
            </w:pPr>
          </w:p>
        </w:tc>
        <w:tc>
          <w:tcPr>
            <w:tcW w:w="2125" w:type="dxa"/>
            <w:vAlign w:val="center"/>
          </w:tcPr>
          <w:p w14:paraId="664CD18D" w14:textId="77777777" w:rsidR="00FB4876" w:rsidRDefault="00FB4876" w:rsidP="00D23EB7">
            <w:pPr>
              <w:keepNext/>
              <w:spacing w:before="120" w:after="120"/>
              <w:jc w:val="left"/>
            </w:pPr>
          </w:p>
        </w:tc>
      </w:tr>
    </w:tbl>
    <w:p w14:paraId="7B23AA03" w14:textId="77777777" w:rsidR="003221F2" w:rsidRDefault="00536B71" w:rsidP="00536B71">
      <w:pPr>
        <w:pStyle w:val="Caption1"/>
      </w:pPr>
      <w:r>
        <w:t>Bảng 3.7: Bảng thực hiện điểm danh.</w:t>
      </w:r>
    </w:p>
    <w:p w14:paraId="223E3B4A" w14:textId="77777777" w:rsidR="00EB78B5" w:rsidRDefault="00EB78B5" w:rsidP="00EB78B5">
      <w:pPr>
        <w:pStyle w:val="Caption1"/>
        <w:jc w:val="both"/>
        <w:rPr>
          <w:rFonts w:cs="Times New Roman"/>
          <w:sz w:val="26"/>
          <w:szCs w:val="26"/>
        </w:rPr>
      </w:pPr>
      <w:r>
        <w:tab/>
      </w:r>
      <w:r>
        <w:tab/>
      </w:r>
      <w:r w:rsidRPr="00EB78B5">
        <w:rPr>
          <w:rFonts w:cs="Times New Roman"/>
          <w:sz w:val="26"/>
          <w:szCs w:val="26"/>
        </w:rPr>
        <w:t>3.2.3.</w:t>
      </w:r>
      <w:r>
        <w:rPr>
          <w:rFonts w:cs="Times New Roman"/>
          <w:sz w:val="26"/>
          <w:szCs w:val="26"/>
        </w:rPr>
        <w:t>6</w:t>
      </w:r>
      <w:r w:rsidRPr="00EB78B5">
        <w:rPr>
          <w:rFonts w:cs="Times New Roman"/>
          <w:sz w:val="26"/>
          <w:szCs w:val="26"/>
        </w:rPr>
        <w:t xml:space="preserve">. Bảng </w:t>
      </w:r>
      <w:r>
        <w:rPr>
          <w:rFonts w:cs="Times New Roman"/>
          <w:sz w:val="26"/>
          <w:szCs w:val="26"/>
        </w:rPr>
        <w:t>nạp tiền.</w:t>
      </w:r>
    </w:p>
    <w:p w14:paraId="487545A6" w14:textId="77777777" w:rsidR="00EB78B5" w:rsidRDefault="00EB78B5" w:rsidP="00EB78B5">
      <w:pPr>
        <w:pStyle w:val="thongthuong"/>
      </w:pPr>
      <w:r>
        <w:t>Bảng này dùng để lưu thông tin giao dịch sau khi cộng tác viên kế toán tiến hành nạp tiền cho các nhà hảo tâm.</w:t>
      </w:r>
    </w:p>
    <w:tbl>
      <w:tblPr>
        <w:tblStyle w:val="TableGrid"/>
        <w:tblW w:w="0" w:type="auto"/>
        <w:tblLook w:val="04A0" w:firstRow="1" w:lastRow="0" w:firstColumn="1" w:lastColumn="0" w:noHBand="0" w:noVBand="1"/>
      </w:tblPr>
      <w:tblGrid>
        <w:gridCol w:w="2122"/>
        <w:gridCol w:w="1559"/>
        <w:gridCol w:w="992"/>
        <w:gridCol w:w="2552"/>
        <w:gridCol w:w="2125"/>
      </w:tblGrid>
      <w:tr w:rsidR="00643B45" w:rsidRPr="0070044E" w14:paraId="01F7582E" w14:textId="77777777" w:rsidTr="00BC5D4D">
        <w:tc>
          <w:tcPr>
            <w:tcW w:w="9350" w:type="dxa"/>
            <w:gridSpan w:val="5"/>
            <w:shd w:val="clear" w:color="auto" w:fill="FFFFFF" w:themeFill="background1"/>
            <w:vAlign w:val="center"/>
          </w:tcPr>
          <w:p w14:paraId="55FDBAE2" w14:textId="77777777" w:rsidR="00643B45" w:rsidRPr="0070044E" w:rsidRDefault="00643B45" w:rsidP="00D23EB7">
            <w:pPr>
              <w:keepNext/>
              <w:spacing w:before="120" w:after="120"/>
              <w:jc w:val="left"/>
              <w:rPr>
                <w:b/>
              </w:rPr>
            </w:pPr>
            <w:r w:rsidRPr="0070044E">
              <w:rPr>
                <w:b/>
              </w:rPr>
              <w:t>Tên bảng: tbl</w:t>
            </w:r>
            <w:r w:rsidR="007427D6">
              <w:rPr>
                <w:b/>
              </w:rPr>
              <w:t>_</w:t>
            </w:r>
            <w:r>
              <w:rPr>
                <w:b/>
              </w:rPr>
              <w:t>nap</w:t>
            </w:r>
            <w:r w:rsidR="007427D6">
              <w:rPr>
                <w:b/>
              </w:rPr>
              <w:t>_</w:t>
            </w:r>
            <w:r>
              <w:rPr>
                <w:b/>
              </w:rPr>
              <w:t>tien</w:t>
            </w:r>
          </w:p>
        </w:tc>
      </w:tr>
      <w:tr w:rsidR="00643B45" w:rsidRPr="0070044E" w14:paraId="4A8D8FAC" w14:textId="77777777" w:rsidTr="00BC5D4D">
        <w:tc>
          <w:tcPr>
            <w:tcW w:w="2122" w:type="dxa"/>
            <w:shd w:val="clear" w:color="auto" w:fill="FFFFFF" w:themeFill="background1"/>
            <w:vAlign w:val="center"/>
          </w:tcPr>
          <w:p w14:paraId="08FE9BA8" w14:textId="77777777" w:rsidR="00643B45" w:rsidRPr="0070044E" w:rsidRDefault="00643B45" w:rsidP="00D23EB7">
            <w:pPr>
              <w:keepNext/>
              <w:spacing w:before="120" w:after="120"/>
              <w:jc w:val="center"/>
              <w:rPr>
                <w:b/>
              </w:rPr>
            </w:pPr>
            <w:r w:rsidRPr="0070044E">
              <w:rPr>
                <w:b/>
              </w:rPr>
              <w:t>Cột</w:t>
            </w:r>
          </w:p>
        </w:tc>
        <w:tc>
          <w:tcPr>
            <w:tcW w:w="1559" w:type="dxa"/>
            <w:shd w:val="clear" w:color="auto" w:fill="FFFFFF" w:themeFill="background1"/>
            <w:vAlign w:val="center"/>
          </w:tcPr>
          <w:p w14:paraId="2AA61F54" w14:textId="77777777" w:rsidR="00643B45" w:rsidRPr="0070044E" w:rsidRDefault="00643B45" w:rsidP="00D23EB7">
            <w:pPr>
              <w:keepNext/>
              <w:spacing w:before="120" w:after="120"/>
              <w:jc w:val="center"/>
              <w:rPr>
                <w:b/>
              </w:rPr>
            </w:pPr>
            <w:r w:rsidRPr="0070044E">
              <w:rPr>
                <w:b/>
              </w:rPr>
              <w:t>Kiểu</w:t>
            </w:r>
          </w:p>
        </w:tc>
        <w:tc>
          <w:tcPr>
            <w:tcW w:w="992" w:type="dxa"/>
            <w:shd w:val="clear" w:color="auto" w:fill="FFFFFF" w:themeFill="background1"/>
            <w:vAlign w:val="center"/>
          </w:tcPr>
          <w:p w14:paraId="420C92D4" w14:textId="77777777" w:rsidR="00643B45" w:rsidRPr="0070044E" w:rsidRDefault="00643B45" w:rsidP="00D23EB7">
            <w:pPr>
              <w:keepNext/>
              <w:spacing w:before="120" w:after="120"/>
              <w:jc w:val="center"/>
              <w:rPr>
                <w:b/>
              </w:rPr>
            </w:pPr>
            <w:r w:rsidRPr="0070044E">
              <w:rPr>
                <w:b/>
              </w:rPr>
              <w:t>Null</w:t>
            </w:r>
          </w:p>
        </w:tc>
        <w:tc>
          <w:tcPr>
            <w:tcW w:w="2552" w:type="dxa"/>
            <w:shd w:val="clear" w:color="auto" w:fill="FFFFFF" w:themeFill="background1"/>
            <w:vAlign w:val="center"/>
          </w:tcPr>
          <w:p w14:paraId="776997E1" w14:textId="77777777" w:rsidR="00643B45" w:rsidRPr="0070044E" w:rsidRDefault="00643B45"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28F49890" w14:textId="77777777" w:rsidR="00643B45" w:rsidRPr="0070044E" w:rsidRDefault="00643B45" w:rsidP="00D23EB7">
            <w:pPr>
              <w:keepNext/>
              <w:spacing w:before="120" w:after="120"/>
              <w:jc w:val="center"/>
              <w:rPr>
                <w:b/>
              </w:rPr>
            </w:pPr>
            <w:r w:rsidRPr="0070044E">
              <w:rPr>
                <w:b/>
              </w:rPr>
              <w:t>Liên kết tới</w:t>
            </w:r>
          </w:p>
        </w:tc>
      </w:tr>
      <w:tr w:rsidR="00643B45" w14:paraId="3499C3B8" w14:textId="77777777" w:rsidTr="00FB4876">
        <w:tc>
          <w:tcPr>
            <w:tcW w:w="2122" w:type="dxa"/>
            <w:vAlign w:val="center"/>
          </w:tcPr>
          <w:p w14:paraId="33CD9EA3" w14:textId="77777777" w:rsidR="00643B45" w:rsidRDefault="00643B45" w:rsidP="00D23EB7">
            <w:pPr>
              <w:keepNext/>
              <w:spacing w:before="120" w:after="120"/>
              <w:jc w:val="left"/>
            </w:pPr>
            <w:r>
              <w:t>idGiaoDich (Chính)</w:t>
            </w:r>
          </w:p>
        </w:tc>
        <w:tc>
          <w:tcPr>
            <w:tcW w:w="1559" w:type="dxa"/>
            <w:vAlign w:val="center"/>
          </w:tcPr>
          <w:p w14:paraId="724BB54B" w14:textId="77777777" w:rsidR="00643B45" w:rsidRDefault="00643B45" w:rsidP="00D23EB7">
            <w:pPr>
              <w:keepNext/>
              <w:spacing w:before="120" w:after="120"/>
              <w:jc w:val="left"/>
            </w:pPr>
            <w:r>
              <w:t>int(20)</w:t>
            </w:r>
          </w:p>
        </w:tc>
        <w:tc>
          <w:tcPr>
            <w:tcW w:w="992" w:type="dxa"/>
            <w:vAlign w:val="center"/>
          </w:tcPr>
          <w:p w14:paraId="5D76F588" w14:textId="77777777" w:rsidR="00643B45" w:rsidRDefault="00643B45" w:rsidP="00D23EB7">
            <w:pPr>
              <w:keepNext/>
              <w:spacing w:before="120" w:after="120"/>
              <w:jc w:val="left"/>
            </w:pPr>
            <w:r>
              <w:t>Không</w:t>
            </w:r>
          </w:p>
        </w:tc>
        <w:tc>
          <w:tcPr>
            <w:tcW w:w="2552" w:type="dxa"/>
            <w:vAlign w:val="center"/>
          </w:tcPr>
          <w:p w14:paraId="37B642D7" w14:textId="77777777" w:rsidR="00643B45" w:rsidRDefault="00643B45" w:rsidP="00D23EB7">
            <w:pPr>
              <w:keepNext/>
              <w:spacing w:before="120" w:after="120"/>
              <w:jc w:val="left"/>
            </w:pPr>
          </w:p>
        </w:tc>
        <w:tc>
          <w:tcPr>
            <w:tcW w:w="2125" w:type="dxa"/>
            <w:vAlign w:val="center"/>
          </w:tcPr>
          <w:p w14:paraId="662F032D" w14:textId="77777777" w:rsidR="00643B45" w:rsidRDefault="00643B45" w:rsidP="00D23EB7">
            <w:pPr>
              <w:keepNext/>
              <w:spacing w:before="120" w:after="120"/>
              <w:jc w:val="left"/>
            </w:pPr>
          </w:p>
        </w:tc>
      </w:tr>
      <w:tr w:rsidR="00643B45" w14:paraId="2D51CE41" w14:textId="77777777" w:rsidTr="00FB4876">
        <w:tc>
          <w:tcPr>
            <w:tcW w:w="2122" w:type="dxa"/>
            <w:vAlign w:val="center"/>
          </w:tcPr>
          <w:p w14:paraId="09F632AD" w14:textId="77777777" w:rsidR="00643B45" w:rsidRDefault="00643B45" w:rsidP="007427D6">
            <w:pPr>
              <w:keepNext/>
              <w:spacing w:before="120" w:after="120"/>
              <w:jc w:val="left"/>
            </w:pPr>
            <w:r>
              <w:t>idN</w:t>
            </w:r>
            <w:r w:rsidR="007427D6">
              <w:t>haHaoTam</w:t>
            </w:r>
          </w:p>
        </w:tc>
        <w:tc>
          <w:tcPr>
            <w:tcW w:w="1559" w:type="dxa"/>
            <w:vAlign w:val="center"/>
          </w:tcPr>
          <w:p w14:paraId="4502DF9A" w14:textId="77777777" w:rsidR="00643B45" w:rsidRDefault="00643B45" w:rsidP="00D23EB7">
            <w:pPr>
              <w:keepNext/>
              <w:spacing w:before="120" w:after="120"/>
              <w:jc w:val="left"/>
            </w:pPr>
            <w:r>
              <w:t>int(20)</w:t>
            </w:r>
          </w:p>
        </w:tc>
        <w:tc>
          <w:tcPr>
            <w:tcW w:w="992" w:type="dxa"/>
            <w:vAlign w:val="center"/>
          </w:tcPr>
          <w:p w14:paraId="1A48FF19" w14:textId="77777777" w:rsidR="00643B45" w:rsidRDefault="00643B45" w:rsidP="00D23EB7">
            <w:pPr>
              <w:keepNext/>
              <w:spacing w:before="120" w:after="120"/>
              <w:jc w:val="left"/>
            </w:pPr>
            <w:r>
              <w:t>Không</w:t>
            </w:r>
          </w:p>
        </w:tc>
        <w:tc>
          <w:tcPr>
            <w:tcW w:w="2552" w:type="dxa"/>
            <w:vAlign w:val="center"/>
          </w:tcPr>
          <w:p w14:paraId="7D6F27FD" w14:textId="77777777" w:rsidR="00643B45" w:rsidRDefault="00643B45" w:rsidP="00D23EB7">
            <w:pPr>
              <w:keepNext/>
              <w:spacing w:before="120" w:after="120"/>
              <w:jc w:val="left"/>
            </w:pPr>
          </w:p>
        </w:tc>
        <w:tc>
          <w:tcPr>
            <w:tcW w:w="2125" w:type="dxa"/>
            <w:vAlign w:val="center"/>
          </w:tcPr>
          <w:p w14:paraId="2C5E00CF" w14:textId="77777777" w:rsidR="00643B45" w:rsidRDefault="007427D6" w:rsidP="00D23EB7">
            <w:pPr>
              <w:keepNext/>
              <w:spacing w:before="120" w:after="120"/>
              <w:jc w:val="left"/>
            </w:pPr>
            <w:r>
              <w:t>t</w:t>
            </w:r>
            <w:r w:rsidR="00643B45">
              <w:t>bl</w:t>
            </w:r>
            <w:r>
              <w:t>_</w:t>
            </w:r>
            <w:r w:rsidR="00643B45">
              <w:t>nguoi</w:t>
            </w:r>
            <w:r>
              <w:t>_</w:t>
            </w:r>
            <w:r w:rsidR="00643B45">
              <w:t xml:space="preserve">dung </w:t>
            </w:r>
            <w:r w:rsidR="00643B45">
              <w:sym w:font="Wingdings" w:char="F0E0"/>
            </w:r>
            <w:r w:rsidR="00643B45">
              <w:t xml:space="preserve"> idNguoiDung</w:t>
            </w:r>
          </w:p>
        </w:tc>
      </w:tr>
      <w:tr w:rsidR="007427D6" w14:paraId="4413CDA0" w14:textId="77777777" w:rsidTr="00FB4876">
        <w:tc>
          <w:tcPr>
            <w:tcW w:w="2122" w:type="dxa"/>
            <w:vAlign w:val="center"/>
          </w:tcPr>
          <w:p w14:paraId="36627146" w14:textId="77777777" w:rsidR="007427D6" w:rsidRDefault="007427D6" w:rsidP="007427D6">
            <w:pPr>
              <w:keepNext/>
              <w:spacing w:before="120" w:after="120"/>
              <w:jc w:val="left"/>
            </w:pPr>
            <w:r>
              <w:t>idCTV</w:t>
            </w:r>
          </w:p>
        </w:tc>
        <w:tc>
          <w:tcPr>
            <w:tcW w:w="1559" w:type="dxa"/>
            <w:vAlign w:val="center"/>
          </w:tcPr>
          <w:p w14:paraId="79A06637" w14:textId="77777777" w:rsidR="007427D6" w:rsidRDefault="007427D6" w:rsidP="00D23EB7">
            <w:pPr>
              <w:keepNext/>
              <w:spacing w:before="120" w:after="120"/>
              <w:jc w:val="left"/>
            </w:pPr>
            <w:r>
              <w:t>Int(20)</w:t>
            </w:r>
          </w:p>
        </w:tc>
        <w:tc>
          <w:tcPr>
            <w:tcW w:w="992" w:type="dxa"/>
            <w:vAlign w:val="center"/>
          </w:tcPr>
          <w:p w14:paraId="197E3961" w14:textId="77777777" w:rsidR="007427D6" w:rsidRDefault="007427D6" w:rsidP="00D23EB7">
            <w:pPr>
              <w:keepNext/>
              <w:spacing w:before="120" w:after="120"/>
              <w:jc w:val="left"/>
            </w:pPr>
            <w:r>
              <w:t>Không</w:t>
            </w:r>
          </w:p>
        </w:tc>
        <w:tc>
          <w:tcPr>
            <w:tcW w:w="2552" w:type="dxa"/>
            <w:vAlign w:val="center"/>
          </w:tcPr>
          <w:p w14:paraId="1A6BF936" w14:textId="77777777" w:rsidR="007427D6" w:rsidRDefault="007427D6" w:rsidP="00D23EB7">
            <w:pPr>
              <w:keepNext/>
              <w:spacing w:before="120" w:after="120"/>
              <w:jc w:val="left"/>
            </w:pPr>
          </w:p>
        </w:tc>
        <w:tc>
          <w:tcPr>
            <w:tcW w:w="2125" w:type="dxa"/>
            <w:vAlign w:val="center"/>
          </w:tcPr>
          <w:p w14:paraId="3B443E38" w14:textId="77777777" w:rsidR="007427D6" w:rsidRDefault="007427D6" w:rsidP="00D23EB7">
            <w:pPr>
              <w:keepNext/>
              <w:spacing w:before="120" w:after="120"/>
              <w:jc w:val="left"/>
            </w:pPr>
            <w:r>
              <w:t xml:space="preserve">tbl_nguoi_dung </w:t>
            </w:r>
            <w:r>
              <w:sym w:font="Wingdings" w:char="F0E0"/>
            </w:r>
            <w:r>
              <w:t xml:space="preserve"> idNguoiDung</w:t>
            </w:r>
          </w:p>
        </w:tc>
      </w:tr>
      <w:tr w:rsidR="00643B45" w14:paraId="3255C83B" w14:textId="77777777" w:rsidTr="00FB4876">
        <w:tc>
          <w:tcPr>
            <w:tcW w:w="2122" w:type="dxa"/>
            <w:vAlign w:val="center"/>
          </w:tcPr>
          <w:p w14:paraId="46C44073" w14:textId="77777777" w:rsidR="00643B45" w:rsidRDefault="00643B45" w:rsidP="00D23EB7">
            <w:pPr>
              <w:keepNext/>
              <w:spacing w:before="120" w:after="120"/>
              <w:jc w:val="left"/>
            </w:pPr>
            <w:r>
              <w:t>ThoiGian</w:t>
            </w:r>
          </w:p>
        </w:tc>
        <w:tc>
          <w:tcPr>
            <w:tcW w:w="1559" w:type="dxa"/>
            <w:vAlign w:val="center"/>
          </w:tcPr>
          <w:p w14:paraId="71E966FF" w14:textId="77777777" w:rsidR="00643B45" w:rsidRDefault="00643B45" w:rsidP="00D23EB7">
            <w:pPr>
              <w:keepNext/>
              <w:spacing w:before="120" w:after="120"/>
              <w:jc w:val="left"/>
            </w:pPr>
            <w:r>
              <w:t>timestamp</w:t>
            </w:r>
          </w:p>
        </w:tc>
        <w:tc>
          <w:tcPr>
            <w:tcW w:w="992" w:type="dxa"/>
            <w:vAlign w:val="center"/>
          </w:tcPr>
          <w:p w14:paraId="22214212" w14:textId="77777777" w:rsidR="00643B45" w:rsidRDefault="00643B45" w:rsidP="00D23EB7">
            <w:pPr>
              <w:keepNext/>
              <w:spacing w:before="120" w:after="120"/>
              <w:jc w:val="left"/>
            </w:pPr>
            <w:r>
              <w:t>Không</w:t>
            </w:r>
          </w:p>
        </w:tc>
        <w:tc>
          <w:tcPr>
            <w:tcW w:w="2552" w:type="dxa"/>
            <w:vAlign w:val="center"/>
          </w:tcPr>
          <w:p w14:paraId="70F062B6" w14:textId="77777777" w:rsidR="00643B45" w:rsidRDefault="00643B45" w:rsidP="00D23EB7">
            <w:pPr>
              <w:keepNext/>
              <w:spacing w:before="120" w:after="120"/>
              <w:jc w:val="left"/>
            </w:pPr>
            <w:r>
              <w:t>current_timestamp()</w:t>
            </w:r>
          </w:p>
        </w:tc>
        <w:tc>
          <w:tcPr>
            <w:tcW w:w="2125" w:type="dxa"/>
            <w:vAlign w:val="center"/>
          </w:tcPr>
          <w:p w14:paraId="5107C678" w14:textId="77777777" w:rsidR="00643B45" w:rsidRDefault="00643B45" w:rsidP="00D23EB7">
            <w:pPr>
              <w:keepNext/>
              <w:spacing w:before="120" w:after="120"/>
              <w:jc w:val="left"/>
            </w:pPr>
          </w:p>
        </w:tc>
      </w:tr>
      <w:tr w:rsidR="00643B45" w14:paraId="06DB37EC" w14:textId="77777777" w:rsidTr="00FB4876">
        <w:tc>
          <w:tcPr>
            <w:tcW w:w="2122" w:type="dxa"/>
            <w:vAlign w:val="center"/>
          </w:tcPr>
          <w:p w14:paraId="1FEF42B9" w14:textId="77777777" w:rsidR="00643B45" w:rsidRDefault="00643B45" w:rsidP="00D23EB7">
            <w:pPr>
              <w:keepNext/>
              <w:spacing w:before="120" w:after="120"/>
              <w:jc w:val="left"/>
            </w:pPr>
            <w:r>
              <w:t>SoTien</w:t>
            </w:r>
          </w:p>
        </w:tc>
        <w:tc>
          <w:tcPr>
            <w:tcW w:w="1559" w:type="dxa"/>
            <w:vAlign w:val="center"/>
          </w:tcPr>
          <w:p w14:paraId="38DF6B08" w14:textId="77777777" w:rsidR="00643B45" w:rsidRDefault="00643B45" w:rsidP="00D23EB7">
            <w:pPr>
              <w:keepNext/>
              <w:spacing w:before="120" w:after="120"/>
              <w:jc w:val="left"/>
            </w:pPr>
            <w:r>
              <w:t>float</w:t>
            </w:r>
          </w:p>
        </w:tc>
        <w:tc>
          <w:tcPr>
            <w:tcW w:w="992" w:type="dxa"/>
            <w:vAlign w:val="center"/>
          </w:tcPr>
          <w:p w14:paraId="6E19D1BE" w14:textId="77777777" w:rsidR="00643B45" w:rsidRDefault="00643B45" w:rsidP="00D23EB7">
            <w:pPr>
              <w:keepNext/>
              <w:spacing w:before="120" w:after="120"/>
              <w:jc w:val="left"/>
            </w:pPr>
            <w:r>
              <w:t>Không</w:t>
            </w:r>
          </w:p>
        </w:tc>
        <w:tc>
          <w:tcPr>
            <w:tcW w:w="2552" w:type="dxa"/>
            <w:vAlign w:val="center"/>
          </w:tcPr>
          <w:p w14:paraId="6F905CEF" w14:textId="77777777" w:rsidR="00643B45" w:rsidRDefault="00643B45" w:rsidP="00D23EB7">
            <w:pPr>
              <w:keepNext/>
              <w:spacing w:before="120" w:after="120"/>
              <w:jc w:val="left"/>
            </w:pPr>
          </w:p>
        </w:tc>
        <w:tc>
          <w:tcPr>
            <w:tcW w:w="2125" w:type="dxa"/>
            <w:vAlign w:val="center"/>
          </w:tcPr>
          <w:p w14:paraId="104A20DB" w14:textId="77777777" w:rsidR="00643B45" w:rsidRDefault="00643B45" w:rsidP="00D23EB7">
            <w:pPr>
              <w:keepNext/>
              <w:spacing w:before="120" w:after="120"/>
              <w:jc w:val="left"/>
            </w:pPr>
          </w:p>
        </w:tc>
      </w:tr>
    </w:tbl>
    <w:p w14:paraId="22FCFB5A" w14:textId="77777777" w:rsidR="003221F2" w:rsidRDefault="00536B71" w:rsidP="00536B71">
      <w:pPr>
        <w:pStyle w:val="Caption1"/>
      </w:pPr>
      <w:r>
        <w:t>Bảng 3.8: Bảng nạp tiền.</w:t>
      </w:r>
    </w:p>
    <w:p w14:paraId="5E438263" w14:textId="77777777" w:rsidR="00EB78B5" w:rsidRDefault="00EB78B5" w:rsidP="00EB78B5">
      <w:pPr>
        <w:pStyle w:val="Caption1"/>
        <w:jc w:val="both"/>
        <w:rPr>
          <w:rFonts w:cs="Times New Roman"/>
          <w:sz w:val="26"/>
          <w:szCs w:val="26"/>
        </w:rPr>
      </w:pPr>
      <w:r>
        <w:tab/>
      </w:r>
      <w:r>
        <w:tab/>
      </w:r>
      <w:r w:rsidRPr="00EB78B5">
        <w:rPr>
          <w:rFonts w:cs="Times New Roman"/>
          <w:sz w:val="26"/>
          <w:szCs w:val="26"/>
        </w:rPr>
        <w:t>3.2.3.</w:t>
      </w:r>
      <w:r>
        <w:rPr>
          <w:rFonts w:cs="Times New Roman"/>
          <w:sz w:val="26"/>
          <w:szCs w:val="26"/>
        </w:rPr>
        <w:t>7</w:t>
      </w:r>
      <w:r w:rsidRPr="00EB78B5">
        <w:rPr>
          <w:rFonts w:cs="Times New Roman"/>
          <w:sz w:val="26"/>
          <w:szCs w:val="26"/>
        </w:rPr>
        <w:t xml:space="preserve">. Bảng </w:t>
      </w:r>
      <w:r>
        <w:rPr>
          <w:rFonts w:cs="Times New Roman"/>
          <w:sz w:val="26"/>
          <w:szCs w:val="26"/>
        </w:rPr>
        <w:t>khảo sát</w:t>
      </w:r>
    </w:p>
    <w:p w14:paraId="5EEDEFDF" w14:textId="77777777" w:rsidR="00EB78B5" w:rsidRDefault="00EB78B5" w:rsidP="00EB78B5">
      <w:pPr>
        <w:pStyle w:val="thongthuong"/>
      </w:pPr>
      <w:r>
        <w:lastRenderedPageBreak/>
        <w:t>Bảng này dùng để lưu thông tin, số dư của các quỹ khảo sát sau khi hợp tác với các nhà tài trợ.</w:t>
      </w:r>
    </w:p>
    <w:tbl>
      <w:tblPr>
        <w:tblStyle w:val="TableGrid"/>
        <w:tblW w:w="0" w:type="auto"/>
        <w:tblLook w:val="04A0" w:firstRow="1" w:lastRow="0" w:firstColumn="1" w:lastColumn="0" w:noHBand="0" w:noVBand="1"/>
      </w:tblPr>
      <w:tblGrid>
        <w:gridCol w:w="2123"/>
        <w:gridCol w:w="1559"/>
        <w:gridCol w:w="992"/>
        <w:gridCol w:w="2692"/>
        <w:gridCol w:w="1984"/>
      </w:tblGrid>
      <w:tr w:rsidR="00FB4876" w:rsidRPr="0070044E" w14:paraId="5F37B6C2" w14:textId="77777777" w:rsidTr="00BC5D4D">
        <w:tc>
          <w:tcPr>
            <w:tcW w:w="9350" w:type="dxa"/>
            <w:gridSpan w:val="5"/>
            <w:shd w:val="clear" w:color="auto" w:fill="FFFFFF" w:themeFill="background1"/>
            <w:vAlign w:val="center"/>
          </w:tcPr>
          <w:p w14:paraId="69182B08" w14:textId="77777777" w:rsidR="00FB4876" w:rsidRPr="0070044E" w:rsidRDefault="00FB4876" w:rsidP="00D23EB7">
            <w:pPr>
              <w:keepNext/>
              <w:spacing w:before="120" w:after="120"/>
              <w:jc w:val="left"/>
              <w:rPr>
                <w:b/>
              </w:rPr>
            </w:pPr>
            <w:r w:rsidRPr="0070044E">
              <w:rPr>
                <w:b/>
              </w:rPr>
              <w:t>Tên bảng: tbl</w:t>
            </w:r>
            <w:r w:rsidR="007427D6">
              <w:rPr>
                <w:b/>
              </w:rPr>
              <w:t>_</w:t>
            </w:r>
            <w:r>
              <w:rPr>
                <w:b/>
              </w:rPr>
              <w:t>khao</w:t>
            </w:r>
            <w:r w:rsidR="007427D6">
              <w:rPr>
                <w:b/>
              </w:rPr>
              <w:t>_</w:t>
            </w:r>
            <w:r>
              <w:rPr>
                <w:b/>
              </w:rPr>
              <w:t>sat</w:t>
            </w:r>
          </w:p>
        </w:tc>
      </w:tr>
      <w:tr w:rsidR="00FB4876" w:rsidRPr="0070044E" w14:paraId="4EF3549A" w14:textId="77777777" w:rsidTr="00E70F4B">
        <w:tc>
          <w:tcPr>
            <w:tcW w:w="2123" w:type="dxa"/>
            <w:shd w:val="clear" w:color="auto" w:fill="FFFFFF" w:themeFill="background1"/>
            <w:vAlign w:val="center"/>
          </w:tcPr>
          <w:p w14:paraId="776B1D0B"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634636C4"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17AFDC24" w14:textId="77777777" w:rsidR="00FB4876" w:rsidRPr="0070044E" w:rsidRDefault="00FB4876" w:rsidP="00D23EB7">
            <w:pPr>
              <w:keepNext/>
              <w:spacing w:before="120" w:after="120"/>
              <w:jc w:val="center"/>
              <w:rPr>
                <w:b/>
              </w:rPr>
            </w:pPr>
            <w:r w:rsidRPr="0070044E">
              <w:rPr>
                <w:b/>
              </w:rPr>
              <w:t>Null</w:t>
            </w:r>
          </w:p>
        </w:tc>
        <w:tc>
          <w:tcPr>
            <w:tcW w:w="2692" w:type="dxa"/>
            <w:shd w:val="clear" w:color="auto" w:fill="FFFFFF" w:themeFill="background1"/>
            <w:vAlign w:val="center"/>
          </w:tcPr>
          <w:p w14:paraId="509D09E0" w14:textId="77777777" w:rsidR="00FB4876" w:rsidRPr="0070044E" w:rsidRDefault="00FB4876" w:rsidP="00D23EB7">
            <w:pPr>
              <w:keepNext/>
              <w:spacing w:before="120" w:after="120"/>
              <w:jc w:val="center"/>
              <w:rPr>
                <w:b/>
              </w:rPr>
            </w:pPr>
            <w:r w:rsidRPr="0070044E">
              <w:rPr>
                <w:b/>
              </w:rPr>
              <w:t>Mặc định</w:t>
            </w:r>
          </w:p>
        </w:tc>
        <w:tc>
          <w:tcPr>
            <w:tcW w:w="1984" w:type="dxa"/>
            <w:shd w:val="clear" w:color="auto" w:fill="FFFFFF" w:themeFill="background1"/>
            <w:vAlign w:val="center"/>
          </w:tcPr>
          <w:p w14:paraId="3390A414" w14:textId="77777777" w:rsidR="00FB4876" w:rsidRPr="0070044E" w:rsidRDefault="00FB4876" w:rsidP="00D23EB7">
            <w:pPr>
              <w:keepNext/>
              <w:spacing w:before="120" w:after="120"/>
              <w:jc w:val="center"/>
              <w:rPr>
                <w:b/>
              </w:rPr>
            </w:pPr>
            <w:r w:rsidRPr="0070044E">
              <w:rPr>
                <w:b/>
              </w:rPr>
              <w:t>Liên kết tới</w:t>
            </w:r>
          </w:p>
        </w:tc>
      </w:tr>
      <w:tr w:rsidR="00FB4876" w14:paraId="25C42D60" w14:textId="77777777" w:rsidTr="00E70F4B">
        <w:tc>
          <w:tcPr>
            <w:tcW w:w="2123" w:type="dxa"/>
            <w:vAlign w:val="center"/>
          </w:tcPr>
          <w:p w14:paraId="680180C5" w14:textId="77777777" w:rsidR="00FB4876" w:rsidRDefault="00FB4876" w:rsidP="00D23EB7">
            <w:pPr>
              <w:keepNext/>
              <w:spacing w:before="120" w:after="120"/>
              <w:jc w:val="left"/>
            </w:pPr>
            <w:r>
              <w:t>idKhaoSat(Chính)</w:t>
            </w:r>
          </w:p>
        </w:tc>
        <w:tc>
          <w:tcPr>
            <w:tcW w:w="1559" w:type="dxa"/>
            <w:vAlign w:val="center"/>
          </w:tcPr>
          <w:p w14:paraId="1CB5E3D4" w14:textId="77777777" w:rsidR="00FB4876" w:rsidRDefault="00FB4876" w:rsidP="00D23EB7">
            <w:pPr>
              <w:keepNext/>
              <w:spacing w:before="120" w:after="120"/>
              <w:jc w:val="left"/>
            </w:pPr>
            <w:r>
              <w:t>int(20)</w:t>
            </w:r>
          </w:p>
        </w:tc>
        <w:tc>
          <w:tcPr>
            <w:tcW w:w="992" w:type="dxa"/>
            <w:vAlign w:val="center"/>
          </w:tcPr>
          <w:p w14:paraId="08F202D4" w14:textId="77777777" w:rsidR="00FB4876" w:rsidRDefault="00FB4876" w:rsidP="00D23EB7">
            <w:pPr>
              <w:keepNext/>
              <w:spacing w:before="120" w:after="120"/>
              <w:jc w:val="left"/>
            </w:pPr>
            <w:r>
              <w:t>Không</w:t>
            </w:r>
          </w:p>
        </w:tc>
        <w:tc>
          <w:tcPr>
            <w:tcW w:w="2692" w:type="dxa"/>
            <w:vAlign w:val="center"/>
          </w:tcPr>
          <w:p w14:paraId="47632514" w14:textId="77777777" w:rsidR="00FB4876" w:rsidRDefault="00FB4876" w:rsidP="00D23EB7">
            <w:pPr>
              <w:keepNext/>
              <w:spacing w:before="120" w:after="120"/>
              <w:jc w:val="left"/>
            </w:pPr>
          </w:p>
        </w:tc>
        <w:tc>
          <w:tcPr>
            <w:tcW w:w="1984" w:type="dxa"/>
            <w:vAlign w:val="center"/>
          </w:tcPr>
          <w:p w14:paraId="41925498" w14:textId="77777777" w:rsidR="00FB4876" w:rsidRDefault="00FB4876" w:rsidP="00D23EB7">
            <w:pPr>
              <w:keepNext/>
              <w:spacing w:before="120" w:after="120"/>
              <w:jc w:val="left"/>
            </w:pPr>
          </w:p>
        </w:tc>
      </w:tr>
      <w:tr w:rsidR="00E70F4B" w14:paraId="4CE6E799" w14:textId="77777777" w:rsidTr="00E70F4B">
        <w:tc>
          <w:tcPr>
            <w:tcW w:w="2123" w:type="dxa"/>
            <w:vAlign w:val="center"/>
          </w:tcPr>
          <w:p w14:paraId="720D93C3" w14:textId="77777777" w:rsidR="00E70F4B" w:rsidRDefault="00E70F4B" w:rsidP="00D76B11">
            <w:pPr>
              <w:keepNext/>
              <w:spacing w:before="120" w:after="120"/>
              <w:jc w:val="left"/>
            </w:pPr>
            <w:r>
              <w:t>id</w:t>
            </w:r>
            <w:r w:rsidR="00D76B11">
              <w:t>NhaTaiTro</w:t>
            </w:r>
          </w:p>
        </w:tc>
        <w:tc>
          <w:tcPr>
            <w:tcW w:w="1559" w:type="dxa"/>
            <w:vAlign w:val="center"/>
          </w:tcPr>
          <w:p w14:paraId="0DEAA285" w14:textId="77777777" w:rsidR="00E70F4B" w:rsidRDefault="00E70F4B" w:rsidP="00D23EB7">
            <w:pPr>
              <w:keepNext/>
              <w:spacing w:before="120" w:after="120"/>
              <w:jc w:val="left"/>
            </w:pPr>
            <w:r>
              <w:t>int(20)</w:t>
            </w:r>
          </w:p>
        </w:tc>
        <w:tc>
          <w:tcPr>
            <w:tcW w:w="992" w:type="dxa"/>
            <w:vAlign w:val="center"/>
          </w:tcPr>
          <w:p w14:paraId="7D697366" w14:textId="77777777" w:rsidR="00E70F4B" w:rsidRDefault="00E70F4B" w:rsidP="00D23EB7">
            <w:pPr>
              <w:keepNext/>
              <w:spacing w:before="120" w:after="120"/>
              <w:jc w:val="left"/>
            </w:pPr>
            <w:r>
              <w:t>Không</w:t>
            </w:r>
          </w:p>
        </w:tc>
        <w:tc>
          <w:tcPr>
            <w:tcW w:w="2692" w:type="dxa"/>
            <w:vAlign w:val="center"/>
          </w:tcPr>
          <w:p w14:paraId="517CFAE7" w14:textId="77777777" w:rsidR="00E70F4B" w:rsidRDefault="00E70F4B" w:rsidP="00D23EB7">
            <w:pPr>
              <w:keepNext/>
              <w:spacing w:before="120" w:after="120"/>
              <w:jc w:val="left"/>
            </w:pPr>
          </w:p>
        </w:tc>
        <w:tc>
          <w:tcPr>
            <w:tcW w:w="1984" w:type="dxa"/>
            <w:vAlign w:val="center"/>
          </w:tcPr>
          <w:p w14:paraId="42B24AA8" w14:textId="77777777" w:rsidR="00E70F4B" w:rsidRDefault="007427D6" w:rsidP="00D23EB7">
            <w:pPr>
              <w:keepNext/>
              <w:spacing w:before="120" w:after="120"/>
              <w:jc w:val="left"/>
            </w:pPr>
            <w:r>
              <w:t xml:space="preserve">tbl_nguoi_dung </w:t>
            </w:r>
            <w:r>
              <w:sym w:font="Wingdings" w:char="F0E0"/>
            </w:r>
            <w:r>
              <w:t xml:space="preserve"> idNguoiDung</w:t>
            </w:r>
          </w:p>
        </w:tc>
      </w:tr>
      <w:tr w:rsidR="00E70F4B" w14:paraId="3D559D4A" w14:textId="77777777" w:rsidTr="00E70F4B">
        <w:tc>
          <w:tcPr>
            <w:tcW w:w="2123" w:type="dxa"/>
            <w:vAlign w:val="center"/>
          </w:tcPr>
          <w:p w14:paraId="514FA6E2" w14:textId="77777777" w:rsidR="00E70F4B" w:rsidRDefault="00E70F4B" w:rsidP="00D76B11">
            <w:pPr>
              <w:keepNext/>
              <w:spacing w:before="120" w:after="120"/>
              <w:jc w:val="left"/>
            </w:pPr>
            <w:r>
              <w:t>id</w:t>
            </w:r>
            <w:r w:rsidR="00D76B11">
              <w:t>CTV</w:t>
            </w:r>
          </w:p>
        </w:tc>
        <w:tc>
          <w:tcPr>
            <w:tcW w:w="1559" w:type="dxa"/>
            <w:vAlign w:val="center"/>
          </w:tcPr>
          <w:p w14:paraId="77C1FED2" w14:textId="77777777" w:rsidR="00E70F4B" w:rsidRDefault="00E70F4B" w:rsidP="00D23EB7">
            <w:pPr>
              <w:keepNext/>
              <w:spacing w:before="120" w:after="120"/>
              <w:jc w:val="left"/>
            </w:pPr>
            <w:r>
              <w:t>int(20)</w:t>
            </w:r>
          </w:p>
        </w:tc>
        <w:tc>
          <w:tcPr>
            <w:tcW w:w="992" w:type="dxa"/>
            <w:vAlign w:val="center"/>
          </w:tcPr>
          <w:p w14:paraId="6859AC82" w14:textId="77777777" w:rsidR="00E70F4B" w:rsidRDefault="00E70F4B" w:rsidP="00D23EB7">
            <w:pPr>
              <w:keepNext/>
              <w:spacing w:before="120" w:after="120"/>
              <w:jc w:val="left"/>
            </w:pPr>
            <w:r>
              <w:t>Không</w:t>
            </w:r>
          </w:p>
        </w:tc>
        <w:tc>
          <w:tcPr>
            <w:tcW w:w="2692" w:type="dxa"/>
            <w:vAlign w:val="center"/>
          </w:tcPr>
          <w:p w14:paraId="533BD88F" w14:textId="77777777" w:rsidR="00E70F4B" w:rsidRDefault="00E70F4B" w:rsidP="00D23EB7">
            <w:pPr>
              <w:keepNext/>
              <w:spacing w:before="120" w:after="120"/>
              <w:jc w:val="left"/>
            </w:pPr>
          </w:p>
        </w:tc>
        <w:tc>
          <w:tcPr>
            <w:tcW w:w="1984" w:type="dxa"/>
            <w:vAlign w:val="center"/>
          </w:tcPr>
          <w:p w14:paraId="39EFBDEA" w14:textId="77777777" w:rsidR="00E70F4B" w:rsidRDefault="007427D6" w:rsidP="00D23EB7">
            <w:pPr>
              <w:keepNext/>
              <w:spacing w:before="120" w:after="120"/>
              <w:jc w:val="left"/>
            </w:pPr>
            <w:r>
              <w:t xml:space="preserve">tbl_nguoi_dung </w:t>
            </w:r>
            <w:r>
              <w:sym w:font="Wingdings" w:char="F0E0"/>
            </w:r>
            <w:r>
              <w:t xml:space="preserve"> idNguoiDung</w:t>
            </w:r>
          </w:p>
        </w:tc>
      </w:tr>
      <w:tr w:rsidR="00FB4876" w14:paraId="5DCF2FAE" w14:textId="77777777" w:rsidTr="00E70F4B">
        <w:tc>
          <w:tcPr>
            <w:tcW w:w="2123" w:type="dxa"/>
            <w:vAlign w:val="center"/>
          </w:tcPr>
          <w:p w14:paraId="187FED36" w14:textId="77777777" w:rsidR="00FB4876" w:rsidRDefault="00FB4876" w:rsidP="00D23EB7">
            <w:pPr>
              <w:keepNext/>
              <w:spacing w:before="120" w:after="120"/>
              <w:jc w:val="left"/>
            </w:pPr>
            <w:r>
              <w:t>TenKhaoSat</w:t>
            </w:r>
          </w:p>
        </w:tc>
        <w:tc>
          <w:tcPr>
            <w:tcW w:w="1559" w:type="dxa"/>
            <w:vAlign w:val="center"/>
          </w:tcPr>
          <w:p w14:paraId="7EBBF579" w14:textId="77777777" w:rsidR="00FB4876" w:rsidRDefault="00FB4876" w:rsidP="00D23EB7">
            <w:pPr>
              <w:keepNext/>
              <w:spacing w:before="120" w:after="120"/>
              <w:jc w:val="left"/>
            </w:pPr>
            <w:r>
              <w:t>varchar(100)</w:t>
            </w:r>
          </w:p>
        </w:tc>
        <w:tc>
          <w:tcPr>
            <w:tcW w:w="992" w:type="dxa"/>
            <w:vAlign w:val="center"/>
          </w:tcPr>
          <w:p w14:paraId="0BC52064" w14:textId="77777777" w:rsidR="00FB4876" w:rsidRDefault="00FB4876" w:rsidP="00D23EB7">
            <w:pPr>
              <w:keepNext/>
              <w:spacing w:before="120" w:after="120"/>
              <w:jc w:val="left"/>
            </w:pPr>
            <w:r>
              <w:t>Không</w:t>
            </w:r>
          </w:p>
        </w:tc>
        <w:tc>
          <w:tcPr>
            <w:tcW w:w="2692" w:type="dxa"/>
            <w:vAlign w:val="center"/>
          </w:tcPr>
          <w:p w14:paraId="24785281" w14:textId="77777777" w:rsidR="00FB4876" w:rsidRDefault="00FB4876" w:rsidP="00D23EB7">
            <w:pPr>
              <w:keepNext/>
              <w:spacing w:before="120" w:after="120"/>
              <w:jc w:val="left"/>
            </w:pPr>
          </w:p>
        </w:tc>
        <w:tc>
          <w:tcPr>
            <w:tcW w:w="1984" w:type="dxa"/>
            <w:vAlign w:val="center"/>
          </w:tcPr>
          <w:p w14:paraId="3701DEDA" w14:textId="77777777" w:rsidR="00FB4876" w:rsidRDefault="00FB4876" w:rsidP="00D23EB7">
            <w:pPr>
              <w:keepNext/>
              <w:spacing w:before="120" w:after="120"/>
              <w:jc w:val="left"/>
            </w:pPr>
          </w:p>
        </w:tc>
      </w:tr>
      <w:tr w:rsidR="00FB4876" w14:paraId="704BCFCB" w14:textId="77777777" w:rsidTr="00E70F4B">
        <w:tc>
          <w:tcPr>
            <w:tcW w:w="2123" w:type="dxa"/>
            <w:vAlign w:val="center"/>
          </w:tcPr>
          <w:p w14:paraId="706501EC" w14:textId="77777777" w:rsidR="00FB4876" w:rsidRDefault="00FB4876" w:rsidP="00D23EB7">
            <w:pPr>
              <w:keepNext/>
              <w:spacing w:before="120" w:after="120"/>
              <w:jc w:val="left"/>
            </w:pPr>
            <w:r>
              <w:t>Link</w:t>
            </w:r>
          </w:p>
        </w:tc>
        <w:tc>
          <w:tcPr>
            <w:tcW w:w="1559" w:type="dxa"/>
            <w:vAlign w:val="center"/>
          </w:tcPr>
          <w:p w14:paraId="6E07A129" w14:textId="77777777" w:rsidR="00FB4876" w:rsidRDefault="00FB4876" w:rsidP="00D76B11">
            <w:pPr>
              <w:keepNext/>
              <w:spacing w:before="120" w:after="120"/>
              <w:jc w:val="left"/>
            </w:pPr>
            <w:r>
              <w:t>varchar(</w:t>
            </w:r>
            <w:r w:rsidR="00D76B11">
              <w:t>2</w:t>
            </w:r>
            <w:r>
              <w:t>00)</w:t>
            </w:r>
          </w:p>
        </w:tc>
        <w:tc>
          <w:tcPr>
            <w:tcW w:w="992" w:type="dxa"/>
            <w:vAlign w:val="center"/>
          </w:tcPr>
          <w:p w14:paraId="35BE876C" w14:textId="77777777" w:rsidR="00FB4876" w:rsidRDefault="00FB4876" w:rsidP="00D23EB7">
            <w:pPr>
              <w:keepNext/>
              <w:spacing w:before="120" w:after="120"/>
              <w:jc w:val="left"/>
            </w:pPr>
            <w:r>
              <w:t>Không</w:t>
            </w:r>
          </w:p>
        </w:tc>
        <w:tc>
          <w:tcPr>
            <w:tcW w:w="2692" w:type="dxa"/>
            <w:vAlign w:val="center"/>
          </w:tcPr>
          <w:p w14:paraId="695E18DE" w14:textId="77777777" w:rsidR="00FB4876" w:rsidRDefault="00FB4876" w:rsidP="00D23EB7">
            <w:pPr>
              <w:keepNext/>
              <w:spacing w:before="120" w:after="120"/>
              <w:jc w:val="left"/>
            </w:pPr>
          </w:p>
        </w:tc>
        <w:tc>
          <w:tcPr>
            <w:tcW w:w="1984" w:type="dxa"/>
            <w:vAlign w:val="center"/>
          </w:tcPr>
          <w:p w14:paraId="59ECE64C" w14:textId="77777777" w:rsidR="00FB4876" w:rsidRDefault="00FB4876" w:rsidP="00D23EB7">
            <w:pPr>
              <w:keepNext/>
              <w:spacing w:before="120" w:after="120"/>
              <w:jc w:val="left"/>
            </w:pPr>
          </w:p>
        </w:tc>
      </w:tr>
      <w:tr w:rsidR="00FB4876" w14:paraId="4E86B337" w14:textId="77777777" w:rsidTr="00E70F4B">
        <w:tc>
          <w:tcPr>
            <w:tcW w:w="2123" w:type="dxa"/>
            <w:vAlign w:val="center"/>
          </w:tcPr>
          <w:p w14:paraId="276F84F3" w14:textId="77777777" w:rsidR="00FB4876" w:rsidRDefault="00FB4876" w:rsidP="004D57B0">
            <w:pPr>
              <w:keepNext/>
              <w:spacing w:before="120" w:after="120"/>
              <w:jc w:val="left"/>
            </w:pPr>
            <w:r>
              <w:t>SoTien</w:t>
            </w:r>
            <w:r w:rsidR="004D57B0">
              <w:t>ML</w:t>
            </w:r>
          </w:p>
        </w:tc>
        <w:tc>
          <w:tcPr>
            <w:tcW w:w="1559" w:type="dxa"/>
            <w:vAlign w:val="center"/>
          </w:tcPr>
          <w:p w14:paraId="7C4C2ED2" w14:textId="77777777" w:rsidR="00FB4876" w:rsidRDefault="00FB4876" w:rsidP="00D23EB7">
            <w:pPr>
              <w:keepNext/>
              <w:spacing w:before="120" w:after="120"/>
              <w:jc w:val="left"/>
            </w:pPr>
            <w:r>
              <w:t>float</w:t>
            </w:r>
          </w:p>
        </w:tc>
        <w:tc>
          <w:tcPr>
            <w:tcW w:w="992" w:type="dxa"/>
            <w:vAlign w:val="center"/>
          </w:tcPr>
          <w:p w14:paraId="11AD389C" w14:textId="77777777" w:rsidR="00FB4876" w:rsidRDefault="00FB4876" w:rsidP="00D23EB7">
            <w:pPr>
              <w:keepNext/>
              <w:spacing w:before="120" w:after="120"/>
              <w:jc w:val="left"/>
            </w:pPr>
            <w:r>
              <w:t>Không</w:t>
            </w:r>
          </w:p>
        </w:tc>
        <w:tc>
          <w:tcPr>
            <w:tcW w:w="2692" w:type="dxa"/>
            <w:vAlign w:val="center"/>
          </w:tcPr>
          <w:p w14:paraId="3D617823" w14:textId="77777777" w:rsidR="00FB4876" w:rsidRDefault="00FB4876" w:rsidP="00D23EB7">
            <w:pPr>
              <w:keepNext/>
              <w:spacing w:before="120" w:after="120"/>
              <w:jc w:val="left"/>
            </w:pPr>
          </w:p>
        </w:tc>
        <w:tc>
          <w:tcPr>
            <w:tcW w:w="1984" w:type="dxa"/>
            <w:vAlign w:val="center"/>
          </w:tcPr>
          <w:p w14:paraId="5F4AAAC8" w14:textId="77777777" w:rsidR="00FB4876" w:rsidRDefault="00FB4876" w:rsidP="00D23EB7">
            <w:pPr>
              <w:keepNext/>
              <w:spacing w:before="120" w:after="120"/>
              <w:jc w:val="left"/>
            </w:pPr>
          </w:p>
        </w:tc>
      </w:tr>
      <w:tr w:rsidR="00FB4876" w14:paraId="28D577FA" w14:textId="77777777" w:rsidTr="00E70F4B">
        <w:tc>
          <w:tcPr>
            <w:tcW w:w="2123" w:type="dxa"/>
            <w:vAlign w:val="center"/>
          </w:tcPr>
          <w:p w14:paraId="209628CA" w14:textId="77777777" w:rsidR="00FB4876" w:rsidRDefault="00FB4876" w:rsidP="004D57B0">
            <w:pPr>
              <w:keepNext/>
              <w:spacing w:before="120" w:after="120"/>
              <w:jc w:val="left"/>
            </w:pPr>
            <w:r>
              <w:t>SoNguoiT</w:t>
            </w:r>
            <w:r w:rsidR="004D57B0">
              <w:t>G</w:t>
            </w:r>
          </w:p>
        </w:tc>
        <w:tc>
          <w:tcPr>
            <w:tcW w:w="1559" w:type="dxa"/>
            <w:vAlign w:val="center"/>
          </w:tcPr>
          <w:p w14:paraId="3BA77EC3" w14:textId="77777777" w:rsidR="00FB4876" w:rsidRDefault="00FB4876" w:rsidP="00D23EB7">
            <w:pPr>
              <w:keepNext/>
              <w:spacing w:before="120" w:after="120"/>
              <w:jc w:val="left"/>
            </w:pPr>
            <w:r>
              <w:t>int(100)</w:t>
            </w:r>
          </w:p>
        </w:tc>
        <w:tc>
          <w:tcPr>
            <w:tcW w:w="992" w:type="dxa"/>
            <w:vAlign w:val="center"/>
          </w:tcPr>
          <w:p w14:paraId="23B6CD38" w14:textId="77777777" w:rsidR="00FB4876" w:rsidRDefault="00FB4876" w:rsidP="00D23EB7">
            <w:pPr>
              <w:keepNext/>
              <w:spacing w:before="120" w:after="120"/>
              <w:jc w:val="left"/>
            </w:pPr>
            <w:r>
              <w:t>Không</w:t>
            </w:r>
          </w:p>
        </w:tc>
        <w:tc>
          <w:tcPr>
            <w:tcW w:w="2692" w:type="dxa"/>
            <w:vAlign w:val="center"/>
          </w:tcPr>
          <w:p w14:paraId="36EB90AC" w14:textId="77777777" w:rsidR="00FB4876" w:rsidRDefault="00FB4876" w:rsidP="00D23EB7">
            <w:pPr>
              <w:keepNext/>
              <w:spacing w:before="120" w:after="120"/>
              <w:jc w:val="left"/>
            </w:pPr>
          </w:p>
        </w:tc>
        <w:tc>
          <w:tcPr>
            <w:tcW w:w="1984" w:type="dxa"/>
            <w:vAlign w:val="center"/>
          </w:tcPr>
          <w:p w14:paraId="0619DA39" w14:textId="77777777" w:rsidR="00FB4876" w:rsidRDefault="00FB4876" w:rsidP="00D23EB7">
            <w:pPr>
              <w:keepNext/>
              <w:spacing w:before="120" w:after="120"/>
              <w:jc w:val="left"/>
            </w:pPr>
          </w:p>
        </w:tc>
      </w:tr>
      <w:tr w:rsidR="00FB4876" w14:paraId="50AA3CE6" w14:textId="77777777" w:rsidTr="00E70F4B">
        <w:tc>
          <w:tcPr>
            <w:tcW w:w="2123" w:type="dxa"/>
            <w:vAlign w:val="center"/>
          </w:tcPr>
          <w:p w14:paraId="20687F4C" w14:textId="77777777" w:rsidR="00FB4876" w:rsidRDefault="00FB4876" w:rsidP="00D23EB7">
            <w:pPr>
              <w:keepNext/>
              <w:spacing w:before="120" w:after="120"/>
              <w:jc w:val="left"/>
            </w:pPr>
            <w:r>
              <w:t>ThoiGianBD</w:t>
            </w:r>
          </w:p>
        </w:tc>
        <w:tc>
          <w:tcPr>
            <w:tcW w:w="1559" w:type="dxa"/>
            <w:vAlign w:val="center"/>
          </w:tcPr>
          <w:p w14:paraId="63E85967" w14:textId="77777777" w:rsidR="00FB4876" w:rsidRDefault="00FB4876" w:rsidP="00D23EB7">
            <w:pPr>
              <w:keepNext/>
              <w:spacing w:before="120" w:after="120"/>
              <w:jc w:val="left"/>
            </w:pPr>
            <w:r>
              <w:t>datetime</w:t>
            </w:r>
          </w:p>
        </w:tc>
        <w:tc>
          <w:tcPr>
            <w:tcW w:w="992" w:type="dxa"/>
            <w:vAlign w:val="center"/>
          </w:tcPr>
          <w:p w14:paraId="63BAB99B" w14:textId="77777777" w:rsidR="00FB4876" w:rsidRDefault="00D76B11" w:rsidP="00D23EB7">
            <w:pPr>
              <w:keepNext/>
              <w:spacing w:before="120" w:after="120"/>
              <w:jc w:val="left"/>
            </w:pPr>
            <w:r>
              <w:t>Có</w:t>
            </w:r>
          </w:p>
        </w:tc>
        <w:tc>
          <w:tcPr>
            <w:tcW w:w="2692" w:type="dxa"/>
            <w:vAlign w:val="center"/>
          </w:tcPr>
          <w:p w14:paraId="0D6F4C73" w14:textId="77777777" w:rsidR="00FB4876" w:rsidRDefault="00FB4876" w:rsidP="00D23EB7">
            <w:pPr>
              <w:keepNext/>
              <w:spacing w:before="120" w:after="120"/>
              <w:jc w:val="left"/>
            </w:pPr>
          </w:p>
        </w:tc>
        <w:tc>
          <w:tcPr>
            <w:tcW w:w="1984" w:type="dxa"/>
            <w:vAlign w:val="center"/>
          </w:tcPr>
          <w:p w14:paraId="01D482CA" w14:textId="77777777" w:rsidR="00FB4876" w:rsidRDefault="00FB4876" w:rsidP="00D23EB7">
            <w:pPr>
              <w:keepNext/>
              <w:spacing w:before="120" w:after="120"/>
              <w:jc w:val="left"/>
            </w:pPr>
          </w:p>
        </w:tc>
      </w:tr>
      <w:tr w:rsidR="00FB4876" w14:paraId="71CF9AB5" w14:textId="77777777" w:rsidTr="00E70F4B">
        <w:tc>
          <w:tcPr>
            <w:tcW w:w="2123" w:type="dxa"/>
            <w:vAlign w:val="center"/>
          </w:tcPr>
          <w:p w14:paraId="2DEF2245" w14:textId="77777777" w:rsidR="00FB4876" w:rsidRDefault="00FB4876" w:rsidP="00D23EB7">
            <w:pPr>
              <w:keepNext/>
              <w:spacing w:before="120" w:after="120"/>
              <w:jc w:val="left"/>
            </w:pPr>
            <w:r>
              <w:t>ThoiGianKT</w:t>
            </w:r>
          </w:p>
        </w:tc>
        <w:tc>
          <w:tcPr>
            <w:tcW w:w="1559" w:type="dxa"/>
            <w:vAlign w:val="center"/>
          </w:tcPr>
          <w:p w14:paraId="4A026BF6" w14:textId="77777777" w:rsidR="00FB4876" w:rsidRDefault="00FB4876" w:rsidP="00D23EB7">
            <w:pPr>
              <w:keepNext/>
              <w:spacing w:before="120" w:after="120"/>
              <w:jc w:val="left"/>
            </w:pPr>
            <w:r>
              <w:t>datetime</w:t>
            </w:r>
          </w:p>
        </w:tc>
        <w:tc>
          <w:tcPr>
            <w:tcW w:w="992" w:type="dxa"/>
            <w:vAlign w:val="center"/>
          </w:tcPr>
          <w:p w14:paraId="59F48D5D" w14:textId="77777777" w:rsidR="00FB4876" w:rsidRDefault="00D76B11" w:rsidP="00D23EB7">
            <w:pPr>
              <w:keepNext/>
              <w:spacing w:before="120" w:after="120"/>
              <w:jc w:val="left"/>
            </w:pPr>
            <w:r>
              <w:t>Có</w:t>
            </w:r>
          </w:p>
        </w:tc>
        <w:tc>
          <w:tcPr>
            <w:tcW w:w="2692" w:type="dxa"/>
            <w:vAlign w:val="center"/>
          </w:tcPr>
          <w:p w14:paraId="15E01030" w14:textId="77777777" w:rsidR="00FB4876" w:rsidRDefault="00FB4876" w:rsidP="00D23EB7">
            <w:pPr>
              <w:keepNext/>
              <w:spacing w:before="120" w:after="120"/>
              <w:jc w:val="left"/>
            </w:pPr>
          </w:p>
        </w:tc>
        <w:tc>
          <w:tcPr>
            <w:tcW w:w="1984" w:type="dxa"/>
            <w:vAlign w:val="center"/>
          </w:tcPr>
          <w:p w14:paraId="4FD9CE63" w14:textId="77777777" w:rsidR="00FB4876" w:rsidRDefault="00FB4876" w:rsidP="00D23EB7">
            <w:pPr>
              <w:keepNext/>
              <w:spacing w:before="120" w:after="120"/>
              <w:jc w:val="left"/>
            </w:pPr>
          </w:p>
        </w:tc>
      </w:tr>
    </w:tbl>
    <w:p w14:paraId="446EFD6D" w14:textId="77777777" w:rsidR="003221F2" w:rsidRDefault="00536B71" w:rsidP="00536B71">
      <w:pPr>
        <w:pStyle w:val="Caption1"/>
      </w:pPr>
      <w:r>
        <w:t>Bảng 3.9: Bảng khảo sát.</w:t>
      </w:r>
    </w:p>
    <w:p w14:paraId="70FD192F" w14:textId="77777777" w:rsidR="009C2352" w:rsidRDefault="009C2352" w:rsidP="00EB78B5">
      <w:pPr>
        <w:pStyle w:val="Caption1"/>
        <w:jc w:val="both"/>
        <w:rPr>
          <w:rFonts w:cs="Times New Roman"/>
          <w:sz w:val="26"/>
          <w:szCs w:val="26"/>
        </w:rPr>
      </w:pPr>
      <w:r>
        <w:tab/>
      </w:r>
      <w:r>
        <w:tab/>
      </w:r>
      <w:r w:rsidRPr="00EB78B5">
        <w:rPr>
          <w:rFonts w:cs="Times New Roman"/>
          <w:sz w:val="26"/>
          <w:szCs w:val="26"/>
        </w:rPr>
        <w:t>3.2.3.</w:t>
      </w:r>
      <w:r>
        <w:rPr>
          <w:rFonts w:cs="Times New Roman"/>
          <w:sz w:val="26"/>
          <w:szCs w:val="26"/>
        </w:rPr>
        <w:t>8</w:t>
      </w:r>
      <w:r w:rsidRPr="00EB78B5">
        <w:rPr>
          <w:rFonts w:cs="Times New Roman"/>
          <w:sz w:val="26"/>
          <w:szCs w:val="26"/>
        </w:rPr>
        <w:t xml:space="preserve">. Bảng </w:t>
      </w:r>
      <w:r>
        <w:rPr>
          <w:rFonts w:cs="Times New Roman"/>
          <w:sz w:val="26"/>
          <w:szCs w:val="26"/>
        </w:rPr>
        <w:t>thực hiện khảo sát</w:t>
      </w:r>
    </w:p>
    <w:p w14:paraId="38BC1111" w14:textId="77777777" w:rsidR="009C2352" w:rsidRPr="009C2352" w:rsidRDefault="009C2352" w:rsidP="009C2352">
      <w:pPr>
        <w:pStyle w:val="thongthuong"/>
      </w:pPr>
      <w:r>
        <w:t>Bảng này dùng để lưu thông tin các giao dịch sau khi cộng tác viên kế toán phê duyệt phần trả lời khảo sát của nhà hảo tâm.</w:t>
      </w:r>
    </w:p>
    <w:tbl>
      <w:tblPr>
        <w:tblStyle w:val="TableGrid"/>
        <w:tblW w:w="0" w:type="auto"/>
        <w:tblLook w:val="04A0" w:firstRow="1" w:lastRow="0" w:firstColumn="1" w:lastColumn="0" w:noHBand="0" w:noVBand="1"/>
      </w:tblPr>
      <w:tblGrid>
        <w:gridCol w:w="2122"/>
        <w:gridCol w:w="1559"/>
        <w:gridCol w:w="992"/>
        <w:gridCol w:w="2552"/>
        <w:gridCol w:w="2125"/>
      </w:tblGrid>
      <w:tr w:rsidR="00643B45" w:rsidRPr="0070044E" w14:paraId="4B8157D1" w14:textId="77777777" w:rsidTr="00BC5D4D">
        <w:tc>
          <w:tcPr>
            <w:tcW w:w="9350" w:type="dxa"/>
            <w:gridSpan w:val="5"/>
            <w:shd w:val="clear" w:color="auto" w:fill="FFFFFF" w:themeFill="background1"/>
            <w:vAlign w:val="center"/>
          </w:tcPr>
          <w:p w14:paraId="21E78FB8" w14:textId="77777777" w:rsidR="00643B45" w:rsidRPr="0070044E" w:rsidRDefault="00643B45" w:rsidP="00D23EB7">
            <w:pPr>
              <w:keepNext/>
              <w:spacing w:before="120" w:after="120"/>
              <w:jc w:val="left"/>
              <w:rPr>
                <w:b/>
              </w:rPr>
            </w:pPr>
            <w:r w:rsidRPr="0070044E">
              <w:rPr>
                <w:b/>
              </w:rPr>
              <w:lastRenderedPageBreak/>
              <w:t>Tên bảng: tbl</w:t>
            </w:r>
            <w:r w:rsidR="00D76B11">
              <w:rPr>
                <w:b/>
              </w:rPr>
              <w:t>_</w:t>
            </w:r>
            <w:r>
              <w:rPr>
                <w:b/>
              </w:rPr>
              <w:t>thuc</w:t>
            </w:r>
            <w:r w:rsidR="00D76B11">
              <w:rPr>
                <w:b/>
              </w:rPr>
              <w:t>_</w:t>
            </w:r>
            <w:r>
              <w:rPr>
                <w:b/>
              </w:rPr>
              <w:t>hien</w:t>
            </w:r>
            <w:r w:rsidR="00D76B11">
              <w:rPr>
                <w:b/>
              </w:rPr>
              <w:t>_</w:t>
            </w:r>
            <w:r>
              <w:rPr>
                <w:b/>
              </w:rPr>
              <w:t>khao</w:t>
            </w:r>
            <w:r w:rsidR="00D76B11">
              <w:rPr>
                <w:b/>
              </w:rPr>
              <w:t>_</w:t>
            </w:r>
            <w:r>
              <w:rPr>
                <w:b/>
              </w:rPr>
              <w:t>sat</w:t>
            </w:r>
          </w:p>
        </w:tc>
      </w:tr>
      <w:tr w:rsidR="00643B45" w:rsidRPr="0070044E" w14:paraId="579BC01E" w14:textId="77777777" w:rsidTr="00BC5D4D">
        <w:tc>
          <w:tcPr>
            <w:tcW w:w="2122" w:type="dxa"/>
            <w:shd w:val="clear" w:color="auto" w:fill="FFFFFF" w:themeFill="background1"/>
            <w:vAlign w:val="center"/>
          </w:tcPr>
          <w:p w14:paraId="3C12BBD3" w14:textId="77777777" w:rsidR="00643B45" w:rsidRPr="0070044E" w:rsidRDefault="00643B45" w:rsidP="00D23EB7">
            <w:pPr>
              <w:keepNext/>
              <w:spacing w:before="120" w:after="120"/>
              <w:jc w:val="center"/>
              <w:rPr>
                <w:b/>
              </w:rPr>
            </w:pPr>
            <w:r w:rsidRPr="0070044E">
              <w:rPr>
                <w:b/>
              </w:rPr>
              <w:t>Cột</w:t>
            </w:r>
          </w:p>
        </w:tc>
        <w:tc>
          <w:tcPr>
            <w:tcW w:w="1559" w:type="dxa"/>
            <w:shd w:val="clear" w:color="auto" w:fill="FFFFFF" w:themeFill="background1"/>
            <w:vAlign w:val="center"/>
          </w:tcPr>
          <w:p w14:paraId="35BC71C2" w14:textId="77777777" w:rsidR="00643B45" w:rsidRPr="0070044E" w:rsidRDefault="00643B45" w:rsidP="00D23EB7">
            <w:pPr>
              <w:keepNext/>
              <w:spacing w:before="120" w:after="120"/>
              <w:jc w:val="center"/>
              <w:rPr>
                <w:b/>
              </w:rPr>
            </w:pPr>
            <w:r w:rsidRPr="0070044E">
              <w:rPr>
                <w:b/>
              </w:rPr>
              <w:t>Kiểu</w:t>
            </w:r>
          </w:p>
        </w:tc>
        <w:tc>
          <w:tcPr>
            <w:tcW w:w="992" w:type="dxa"/>
            <w:shd w:val="clear" w:color="auto" w:fill="FFFFFF" w:themeFill="background1"/>
            <w:vAlign w:val="center"/>
          </w:tcPr>
          <w:p w14:paraId="1964ECBB" w14:textId="77777777" w:rsidR="00643B45" w:rsidRPr="0070044E" w:rsidRDefault="00643B45" w:rsidP="00D23EB7">
            <w:pPr>
              <w:keepNext/>
              <w:spacing w:before="120" w:after="120"/>
              <w:jc w:val="center"/>
              <w:rPr>
                <w:b/>
              </w:rPr>
            </w:pPr>
            <w:r w:rsidRPr="0070044E">
              <w:rPr>
                <w:b/>
              </w:rPr>
              <w:t>Null</w:t>
            </w:r>
          </w:p>
        </w:tc>
        <w:tc>
          <w:tcPr>
            <w:tcW w:w="2552" w:type="dxa"/>
            <w:shd w:val="clear" w:color="auto" w:fill="FFFFFF" w:themeFill="background1"/>
            <w:vAlign w:val="center"/>
          </w:tcPr>
          <w:p w14:paraId="4FDA7FD3" w14:textId="77777777" w:rsidR="00643B45" w:rsidRPr="0070044E" w:rsidRDefault="00643B45"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0C669CD8" w14:textId="77777777" w:rsidR="00643B45" w:rsidRPr="0070044E" w:rsidRDefault="00643B45" w:rsidP="00D23EB7">
            <w:pPr>
              <w:keepNext/>
              <w:spacing w:before="120" w:after="120"/>
              <w:jc w:val="center"/>
              <w:rPr>
                <w:b/>
              </w:rPr>
            </w:pPr>
            <w:r w:rsidRPr="0070044E">
              <w:rPr>
                <w:b/>
              </w:rPr>
              <w:t>Liên kết tới</w:t>
            </w:r>
          </w:p>
        </w:tc>
      </w:tr>
      <w:tr w:rsidR="00643B45" w14:paraId="3C70F96F" w14:textId="77777777" w:rsidTr="00FB4876">
        <w:tc>
          <w:tcPr>
            <w:tcW w:w="2122" w:type="dxa"/>
            <w:vAlign w:val="center"/>
          </w:tcPr>
          <w:p w14:paraId="0D261AD7" w14:textId="77777777" w:rsidR="00643B45" w:rsidRDefault="00643B45" w:rsidP="00D23EB7">
            <w:pPr>
              <w:keepNext/>
              <w:spacing w:before="120" w:after="120"/>
              <w:jc w:val="left"/>
            </w:pPr>
            <w:r>
              <w:t>idGiaoDich (Chính)</w:t>
            </w:r>
          </w:p>
        </w:tc>
        <w:tc>
          <w:tcPr>
            <w:tcW w:w="1559" w:type="dxa"/>
            <w:vAlign w:val="center"/>
          </w:tcPr>
          <w:p w14:paraId="09E058B7" w14:textId="77777777" w:rsidR="00643B45" w:rsidRDefault="00643B45" w:rsidP="00D23EB7">
            <w:pPr>
              <w:keepNext/>
              <w:spacing w:before="120" w:after="120"/>
              <w:jc w:val="left"/>
            </w:pPr>
            <w:r>
              <w:t>int(20)</w:t>
            </w:r>
          </w:p>
        </w:tc>
        <w:tc>
          <w:tcPr>
            <w:tcW w:w="992" w:type="dxa"/>
            <w:vAlign w:val="center"/>
          </w:tcPr>
          <w:p w14:paraId="7EB81734" w14:textId="77777777" w:rsidR="00643B45" w:rsidRDefault="00643B45" w:rsidP="00D23EB7">
            <w:pPr>
              <w:keepNext/>
              <w:spacing w:before="120" w:after="120"/>
              <w:jc w:val="left"/>
            </w:pPr>
            <w:r>
              <w:t>Không</w:t>
            </w:r>
          </w:p>
        </w:tc>
        <w:tc>
          <w:tcPr>
            <w:tcW w:w="2552" w:type="dxa"/>
            <w:vAlign w:val="center"/>
          </w:tcPr>
          <w:p w14:paraId="775F24F7" w14:textId="77777777" w:rsidR="00643B45" w:rsidRDefault="00643B45" w:rsidP="00D23EB7">
            <w:pPr>
              <w:keepNext/>
              <w:spacing w:before="120" w:after="120"/>
              <w:jc w:val="left"/>
            </w:pPr>
          </w:p>
        </w:tc>
        <w:tc>
          <w:tcPr>
            <w:tcW w:w="2125" w:type="dxa"/>
            <w:vAlign w:val="center"/>
          </w:tcPr>
          <w:p w14:paraId="181A1A55" w14:textId="77777777" w:rsidR="00643B45" w:rsidRDefault="00643B45" w:rsidP="00D23EB7">
            <w:pPr>
              <w:keepNext/>
              <w:spacing w:before="120" w:after="120"/>
              <w:jc w:val="left"/>
            </w:pPr>
          </w:p>
        </w:tc>
      </w:tr>
      <w:tr w:rsidR="00643B45" w14:paraId="7D0159B4" w14:textId="77777777" w:rsidTr="00FB4876">
        <w:tc>
          <w:tcPr>
            <w:tcW w:w="2122" w:type="dxa"/>
            <w:vAlign w:val="center"/>
          </w:tcPr>
          <w:p w14:paraId="551DE6E6" w14:textId="77777777" w:rsidR="00643B45" w:rsidRDefault="00643B45" w:rsidP="00D76B11">
            <w:pPr>
              <w:keepNext/>
              <w:spacing w:before="120" w:after="120"/>
              <w:jc w:val="left"/>
            </w:pPr>
            <w:r>
              <w:t>id</w:t>
            </w:r>
            <w:r w:rsidR="00D76B11">
              <w:t>NhaHaoTam</w:t>
            </w:r>
          </w:p>
        </w:tc>
        <w:tc>
          <w:tcPr>
            <w:tcW w:w="1559" w:type="dxa"/>
            <w:vAlign w:val="center"/>
          </w:tcPr>
          <w:p w14:paraId="772FDBA5" w14:textId="77777777" w:rsidR="00643B45" w:rsidRDefault="00643B45" w:rsidP="00D23EB7">
            <w:pPr>
              <w:keepNext/>
              <w:spacing w:before="120" w:after="120"/>
              <w:jc w:val="left"/>
            </w:pPr>
            <w:r>
              <w:t>int(20)</w:t>
            </w:r>
          </w:p>
        </w:tc>
        <w:tc>
          <w:tcPr>
            <w:tcW w:w="992" w:type="dxa"/>
            <w:vAlign w:val="center"/>
          </w:tcPr>
          <w:p w14:paraId="020A3DD5" w14:textId="77777777" w:rsidR="00643B45" w:rsidRDefault="00643B45" w:rsidP="00D23EB7">
            <w:pPr>
              <w:keepNext/>
              <w:spacing w:before="120" w:after="120"/>
              <w:jc w:val="left"/>
            </w:pPr>
            <w:r>
              <w:t>Không</w:t>
            </w:r>
          </w:p>
        </w:tc>
        <w:tc>
          <w:tcPr>
            <w:tcW w:w="2552" w:type="dxa"/>
            <w:vAlign w:val="center"/>
          </w:tcPr>
          <w:p w14:paraId="5DF2D5A4" w14:textId="77777777" w:rsidR="00643B45" w:rsidRDefault="00643B45" w:rsidP="00D23EB7">
            <w:pPr>
              <w:keepNext/>
              <w:spacing w:before="120" w:after="120"/>
              <w:jc w:val="left"/>
            </w:pPr>
          </w:p>
        </w:tc>
        <w:tc>
          <w:tcPr>
            <w:tcW w:w="2125" w:type="dxa"/>
            <w:vAlign w:val="center"/>
          </w:tcPr>
          <w:p w14:paraId="47FAD670" w14:textId="77777777" w:rsidR="00643B45" w:rsidRDefault="00D76B11" w:rsidP="00D23EB7">
            <w:pPr>
              <w:keepNext/>
              <w:spacing w:before="120" w:after="120"/>
              <w:jc w:val="left"/>
            </w:pPr>
            <w:r>
              <w:t xml:space="preserve">tbl_nguoi_dung </w:t>
            </w:r>
            <w:r>
              <w:sym w:font="Wingdings" w:char="F0E0"/>
            </w:r>
            <w:r>
              <w:t xml:space="preserve"> idNguoiDung</w:t>
            </w:r>
          </w:p>
        </w:tc>
      </w:tr>
      <w:tr w:rsidR="00643B45" w14:paraId="5C538286" w14:textId="77777777" w:rsidTr="00FB4876">
        <w:tc>
          <w:tcPr>
            <w:tcW w:w="2122" w:type="dxa"/>
            <w:vAlign w:val="center"/>
          </w:tcPr>
          <w:p w14:paraId="37DB587C" w14:textId="77777777" w:rsidR="00643B45" w:rsidRDefault="00643B45" w:rsidP="00D23EB7">
            <w:pPr>
              <w:keepNext/>
              <w:spacing w:before="120" w:after="120"/>
              <w:jc w:val="left"/>
            </w:pPr>
            <w:r>
              <w:t>idKhaoSat</w:t>
            </w:r>
          </w:p>
        </w:tc>
        <w:tc>
          <w:tcPr>
            <w:tcW w:w="1559" w:type="dxa"/>
            <w:vAlign w:val="center"/>
          </w:tcPr>
          <w:p w14:paraId="74DE5DE4" w14:textId="77777777" w:rsidR="00643B45" w:rsidRDefault="00643B45" w:rsidP="00D23EB7">
            <w:pPr>
              <w:keepNext/>
              <w:spacing w:before="120" w:after="120"/>
              <w:jc w:val="left"/>
            </w:pPr>
            <w:r>
              <w:t>int(20)</w:t>
            </w:r>
          </w:p>
        </w:tc>
        <w:tc>
          <w:tcPr>
            <w:tcW w:w="992" w:type="dxa"/>
            <w:vAlign w:val="center"/>
          </w:tcPr>
          <w:p w14:paraId="11C4F3A9" w14:textId="77777777" w:rsidR="00643B45" w:rsidRDefault="00643B45" w:rsidP="00D23EB7">
            <w:pPr>
              <w:keepNext/>
              <w:spacing w:before="120" w:after="120"/>
              <w:jc w:val="left"/>
            </w:pPr>
            <w:r>
              <w:t>Không</w:t>
            </w:r>
          </w:p>
        </w:tc>
        <w:tc>
          <w:tcPr>
            <w:tcW w:w="2552" w:type="dxa"/>
            <w:vAlign w:val="center"/>
          </w:tcPr>
          <w:p w14:paraId="4BC44960" w14:textId="77777777" w:rsidR="00643B45" w:rsidRDefault="00643B45" w:rsidP="00D23EB7">
            <w:pPr>
              <w:keepNext/>
              <w:spacing w:before="120" w:after="120"/>
              <w:jc w:val="left"/>
            </w:pPr>
          </w:p>
        </w:tc>
        <w:tc>
          <w:tcPr>
            <w:tcW w:w="2125" w:type="dxa"/>
            <w:vAlign w:val="center"/>
          </w:tcPr>
          <w:p w14:paraId="443FBD71" w14:textId="77777777" w:rsidR="00643B45" w:rsidRDefault="00D76B11" w:rsidP="00D76B11">
            <w:pPr>
              <w:keepNext/>
              <w:spacing w:before="120" w:after="120"/>
              <w:jc w:val="left"/>
            </w:pPr>
            <w:r>
              <w:t xml:space="preserve">tbl_khao_sat </w:t>
            </w:r>
            <w:r>
              <w:sym w:font="Wingdings" w:char="F0E0"/>
            </w:r>
            <w:r>
              <w:t xml:space="preserve"> idKhaoSat</w:t>
            </w:r>
          </w:p>
        </w:tc>
      </w:tr>
      <w:tr w:rsidR="00643B45" w14:paraId="7081DD94" w14:textId="77777777" w:rsidTr="00FB4876">
        <w:tc>
          <w:tcPr>
            <w:tcW w:w="2122" w:type="dxa"/>
            <w:vAlign w:val="center"/>
          </w:tcPr>
          <w:p w14:paraId="0AC32CCB" w14:textId="77777777" w:rsidR="00643B45" w:rsidRDefault="00643B45" w:rsidP="00D23EB7">
            <w:pPr>
              <w:keepNext/>
              <w:spacing w:before="120" w:after="120"/>
              <w:jc w:val="left"/>
            </w:pPr>
            <w:r>
              <w:t>ThoiGian</w:t>
            </w:r>
          </w:p>
        </w:tc>
        <w:tc>
          <w:tcPr>
            <w:tcW w:w="1559" w:type="dxa"/>
            <w:vAlign w:val="center"/>
          </w:tcPr>
          <w:p w14:paraId="7C9A209D" w14:textId="77777777" w:rsidR="00643B45" w:rsidRDefault="00643B45" w:rsidP="00D23EB7">
            <w:pPr>
              <w:keepNext/>
              <w:spacing w:before="120" w:after="120"/>
              <w:jc w:val="left"/>
            </w:pPr>
            <w:r>
              <w:t>timestamp</w:t>
            </w:r>
          </w:p>
        </w:tc>
        <w:tc>
          <w:tcPr>
            <w:tcW w:w="992" w:type="dxa"/>
            <w:vAlign w:val="center"/>
          </w:tcPr>
          <w:p w14:paraId="3FE22211" w14:textId="77777777" w:rsidR="00643B45" w:rsidRDefault="00643B45" w:rsidP="00D23EB7">
            <w:pPr>
              <w:keepNext/>
              <w:spacing w:before="120" w:after="120"/>
              <w:jc w:val="left"/>
            </w:pPr>
            <w:r>
              <w:t>Không</w:t>
            </w:r>
          </w:p>
        </w:tc>
        <w:tc>
          <w:tcPr>
            <w:tcW w:w="2552" w:type="dxa"/>
            <w:vAlign w:val="center"/>
          </w:tcPr>
          <w:p w14:paraId="6141C9E7" w14:textId="77777777" w:rsidR="00643B45" w:rsidRDefault="00643B45" w:rsidP="00D23EB7">
            <w:pPr>
              <w:keepNext/>
              <w:spacing w:before="120" w:after="120"/>
              <w:jc w:val="left"/>
            </w:pPr>
            <w:r>
              <w:t>current_timestamp()</w:t>
            </w:r>
          </w:p>
        </w:tc>
        <w:tc>
          <w:tcPr>
            <w:tcW w:w="2125" w:type="dxa"/>
            <w:vAlign w:val="center"/>
          </w:tcPr>
          <w:p w14:paraId="33EB9A0E" w14:textId="77777777" w:rsidR="00643B45" w:rsidRDefault="00643B45" w:rsidP="00D23EB7">
            <w:pPr>
              <w:keepNext/>
              <w:spacing w:before="120" w:after="120"/>
              <w:jc w:val="left"/>
            </w:pPr>
          </w:p>
        </w:tc>
      </w:tr>
      <w:tr w:rsidR="00643B45" w14:paraId="5FB26441" w14:textId="77777777" w:rsidTr="00FB4876">
        <w:tc>
          <w:tcPr>
            <w:tcW w:w="2122" w:type="dxa"/>
            <w:vAlign w:val="center"/>
          </w:tcPr>
          <w:p w14:paraId="411E7672" w14:textId="77777777" w:rsidR="00643B45" w:rsidRDefault="00643B45" w:rsidP="00D23EB7">
            <w:pPr>
              <w:keepNext/>
              <w:spacing w:before="120" w:after="120"/>
              <w:jc w:val="left"/>
            </w:pPr>
            <w:r>
              <w:t>SoTien</w:t>
            </w:r>
          </w:p>
        </w:tc>
        <w:tc>
          <w:tcPr>
            <w:tcW w:w="1559" w:type="dxa"/>
            <w:vAlign w:val="center"/>
          </w:tcPr>
          <w:p w14:paraId="48B2BAAC" w14:textId="77777777" w:rsidR="00643B45" w:rsidRDefault="00643B45" w:rsidP="00D23EB7">
            <w:pPr>
              <w:keepNext/>
              <w:spacing w:before="120" w:after="120"/>
              <w:jc w:val="left"/>
            </w:pPr>
            <w:r>
              <w:t>float</w:t>
            </w:r>
          </w:p>
        </w:tc>
        <w:tc>
          <w:tcPr>
            <w:tcW w:w="992" w:type="dxa"/>
            <w:vAlign w:val="center"/>
          </w:tcPr>
          <w:p w14:paraId="0BB0285D" w14:textId="77777777" w:rsidR="00643B45" w:rsidRDefault="00643B45" w:rsidP="00D23EB7">
            <w:pPr>
              <w:keepNext/>
              <w:spacing w:before="120" w:after="120"/>
              <w:jc w:val="left"/>
            </w:pPr>
            <w:r>
              <w:t>Không</w:t>
            </w:r>
          </w:p>
        </w:tc>
        <w:tc>
          <w:tcPr>
            <w:tcW w:w="2552" w:type="dxa"/>
            <w:vAlign w:val="center"/>
          </w:tcPr>
          <w:p w14:paraId="00091D07" w14:textId="77777777" w:rsidR="00643B45" w:rsidRDefault="00643B45" w:rsidP="00D23EB7">
            <w:pPr>
              <w:keepNext/>
              <w:spacing w:before="120" w:after="120"/>
              <w:jc w:val="left"/>
            </w:pPr>
          </w:p>
        </w:tc>
        <w:tc>
          <w:tcPr>
            <w:tcW w:w="2125" w:type="dxa"/>
            <w:vAlign w:val="center"/>
          </w:tcPr>
          <w:p w14:paraId="78AB5395" w14:textId="77777777" w:rsidR="00643B45" w:rsidRDefault="00643B45" w:rsidP="00D23EB7">
            <w:pPr>
              <w:keepNext/>
              <w:spacing w:before="120" w:after="120"/>
              <w:jc w:val="left"/>
            </w:pPr>
          </w:p>
        </w:tc>
      </w:tr>
    </w:tbl>
    <w:p w14:paraId="59BCF318" w14:textId="77777777" w:rsidR="003221F2" w:rsidRDefault="00C45D22" w:rsidP="00C45D22">
      <w:pPr>
        <w:pStyle w:val="Caption1"/>
      </w:pPr>
      <w:r>
        <w:t>Bảng 3.10: Bảng thực hiện kháo sát.</w:t>
      </w:r>
    </w:p>
    <w:p w14:paraId="40C6C59F" w14:textId="77777777" w:rsidR="009C2352" w:rsidRDefault="009C2352" w:rsidP="009C2352">
      <w:pPr>
        <w:pStyle w:val="Caption1"/>
        <w:jc w:val="both"/>
        <w:rPr>
          <w:rFonts w:cs="Times New Roman"/>
          <w:sz w:val="26"/>
          <w:szCs w:val="26"/>
        </w:rPr>
      </w:pPr>
      <w:r>
        <w:tab/>
      </w:r>
      <w:r>
        <w:tab/>
      </w:r>
      <w:r w:rsidRPr="00EB78B5">
        <w:rPr>
          <w:rFonts w:cs="Times New Roman"/>
          <w:sz w:val="26"/>
          <w:szCs w:val="26"/>
        </w:rPr>
        <w:t>3.2.3.</w:t>
      </w:r>
      <w:r>
        <w:rPr>
          <w:rFonts w:cs="Times New Roman"/>
          <w:sz w:val="26"/>
          <w:szCs w:val="26"/>
        </w:rPr>
        <w:t>9</w:t>
      </w:r>
      <w:r w:rsidRPr="00EB78B5">
        <w:rPr>
          <w:rFonts w:cs="Times New Roman"/>
          <w:sz w:val="26"/>
          <w:szCs w:val="26"/>
        </w:rPr>
        <w:t xml:space="preserve">. Bảng </w:t>
      </w:r>
      <w:r>
        <w:rPr>
          <w:rFonts w:cs="Times New Roman"/>
          <w:sz w:val="26"/>
          <w:szCs w:val="26"/>
        </w:rPr>
        <w:t>hoạt động</w:t>
      </w:r>
    </w:p>
    <w:p w14:paraId="24983FCD" w14:textId="77777777" w:rsidR="009C2352" w:rsidRDefault="009C2352" w:rsidP="009C2352">
      <w:pPr>
        <w:pStyle w:val="thongthuong"/>
      </w:pPr>
      <w:r>
        <w:t>Bảng này dùng để lưu thông tin các hoạt động thiện nguyện được tổ chức.</w:t>
      </w:r>
    </w:p>
    <w:tbl>
      <w:tblPr>
        <w:tblStyle w:val="TableGrid"/>
        <w:tblW w:w="0" w:type="auto"/>
        <w:tblLook w:val="04A0" w:firstRow="1" w:lastRow="0" w:firstColumn="1" w:lastColumn="0" w:noHBand="0" w:noVBand="1"/>
      </w:tblPr>
      <w:tblGrid>
        <w:gridCol w:w="2195"/>
        <w:gridCol w:w="1559"/>
        <w:gridCol w:w="990"/>
        <w:gridCol w:w="2491"/>
        <w:gridCol w:w="2115"/>
      </w:tblGrid>
      <w:tr w:rsidR="00FB4876" w:rsidRPr="0070044E" w14:paraId="12E2040B" w14:textId="77777777" w:rsidTr="00BC5D4D">
        <w:tc>
          <w:tcPr>
            <w:tcW w:w="9350" w:type="dxa"/>
            <w:gridSpan w:val="5"/>
            <w:shd w:val="clear" w:color="auto" w:fill="FFFFFF" w:themeFill="background1"/>
            <w:vAlign w:val="center"/>
          </w:tcPr>
          <w:p w14:paraId="7FD4698B" w14:textId="77777777" w:rsidR="00FB4876" w:rsidRPr="0070044E" w:rsidRDefault="00FB4876" w:rsidP="00D23EB7">
            <w:pPr>
              <w:keepNext/>
              <w:spacing w:before="120" w:after="120"/>
              <w:jc w:val="left"/>
              <w:rPr>
                <w:b/>
              </w:rPr>
            </w:pPr>
            <w:r w:rsidRPr="0070044E">
              <w:rPr>
                <w:b/>
              </w:rPr>
              <w:lastRenderedPageBreak/>
              <w:t>Tên bảng: tbl</w:t>
            </w:r>
            <w:r w:rsidR="00D76B11">
              <w:rPr>
                <w:b/>
              </w:rPr>
              <w:t>_</w:t>
            </w:r>
            <w:r>
              <w:rPr>
                <w:b/>
              </w:rPr>
              <w:t>hoat</w:t>
            </w:r>
            <w:r w:rsidR="00D76B11">
              <w:rPr>
                <w:b/>
              </w:rPr>
              <w:t>_</w:t>
            </w:r>
            <w:r>
              <w:rPr>
                <w:b/>
              </w:rPr>
              <w:t>dong</w:t>
            </w:r>
          </w:p>
        </w:tc>
      </w:tr>
      <w:tr w:rsidR="00FB4876" w:rsidRPr="0070044E" w14:paraId="1E5AB2F3" w14:textId="77777777" w:rsidTr="00BC5D4D">
        <w:tc>
          <w:tcPr>
            <w:tcW w:w="2123" w:type="dxa"/>
            <w:shd w:val="clear" w:color="auto" w:fill="FFFFFF" w:themeFill="background1"/>
            <w:vAlign w:val="center"/>
          </w:tcPr>
          <w:p w14:paraId="03C1C7EE"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3C1FB633"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279D99F8" w14:textId="77777777" w:rsidR="00FB4876" w:rsidRPr="0070044E" w:rsidRDefault="00FB4876" w:rsidP="00D23EB7">
            <w:pPr>
              <w:keepNext/>
              <w:spacing w:before="120" w:after="120"/>
              <w:jc w:val="center"/>
              <w:rPr>
                <w:b/>
              </w:rPr>
            </w:pPr>
            <w:r w:rsidRPr="0070044E">
              <w:rPr>
                <w:b/>
              </w:rPr>
              <w:t>Null</w:t>
            </w:r>
          </w:p>
        </w:tc>
        <w:tc>
          <w:tcPr>
            <w:tcW w:w="2551" w:type="dxa"/>
            <w:shd w:val="clear" w:color="auto" w:fill="FFFFFF" w:themeFill="background1"/>
            <w:vAlign w:val="center"/>
          </w:tcPr>
          <w:p w14:paraId="642897F5" w14:textId="77777777" w:rsidR="00FB4876" w:rsidRPr="0070044E" w:rsidRDefault="00FB4876"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045A7C2E" w14:textId="77777777" w:rsidR="00FB4876" w:rsidRPr="0070044E" w:rsidRDefault="00FB4876" w:rsidP="00D23EB7">
            <w:pPr>
              <w:keepNext/>
              <w:spacing w:before="120" w:after="120"/>
              <w:jc w:val="center"/>
              <w:rPr>
                <w:b/>
              </w:rPr>
            </w:pPr>
            <w:r w:rsidRPr="0070044E">
              <w:rPr>
                <w:b/>
              </w:rPr>
              <w:t>Liên kết tới</w:t>
            </w:r>
          </w:p>
        </w:tc>
      </w:tr>
      <w:tr w:rsidR="00FB4876" w14:paraId="0BFBEF5D" w14:textId="77777777" w:rsidTr="00FB4876">
        <w:tc>
          <w:tcPr>
            <w:tcW w:w="2123" w:type="dxa"/>
            <w:vAlign w:val="center"/>
          </w:tcPr>
          <w:p w14:paraId="188FDDA3" w14:textId="77777777" w:rsidR="00FB4876" w:rsidRDefault="00FB4876" w:rsidP="00D23EB7">
            <w:pPr>
              <w:keepNext/>
              <w:spacing w:before="120" w:after="120"/>
              <w:jc w:val="left"/>
            </w:pPr>
            <w:r>
              <w:t>idHoatDong (Chính)</w:t>
            </w:r>
          </w:p>
        </w:tc>
        <w:tc>
          <w:tcPr>
            <w:tcW w:w="1559" w:type="dxa"/>
            <w:vAlign w:val="center"/>
          </w:tcPr>
          <w:p w14:paraId="62366305" w14:textId="77777777" w:rsidR="00FB4876" w:rsidRDefault="00FB4876" w:rsidP="00D23EB7">
            <w:pPr>
              <w:keepNext/>
              <w:spacing w:before="120" w:after="120"/>
              <w:jc w:val="left"/>
            </w:pPr>
            <w:r>
              <w:t>int(20)</w:t>
            </w:r>
          </w:p>
        </w:tc>
        <w:tc>
          <w:tcPr>
            <w:tcW w:w="992" w:type="dxa"/>
            <w:vAlign w:val="center"/>
          </w:tcPr>
          <w:p w14:paraId="5B81A87B" w14:textId="77777777" w:rsidR="00FB4876" w:rsidRDefault="00FB4876" w:rsidP="00D23EB7">
            <w:pPr>
              <w:keepNext/>
              <w:spacing w:before="120" w:after="120"/>
              <w:jc w:val="left"/>
            </w:pPr>
            <w:r>
              <w:t>Không</w:t>
            </w:r>
          </w:p>
        </w:tc>
        <w:tc>
          <w:tcPr>
            <w:tcW w:w="2551" w:type="dxa"/>
            <w:vAlign w:val="center"/>
          </w:tcPr>
          <w:p w14:paraId="18296595" w14:textId="77777777" w:rsidR="00FB4876" w:rsidRDefault="00FB4876" w:rsidP="00D23EB7">
            <w:pPr>
              <w:keepNext/>
              <w:spacing w:before="120" w:after="120"/>
              <w:jc w:val="left"/>
            </w:pPr>
          </w:p>
        </w:tc>
        <w:tc>
          <w:tcPr>
            <w:tcW w:w="2125" w:type="dxa"/>
            <w:vAlign w:val="center"/>
          </w:tcPr>
          <w:p w14:paraId="072AB204" w14:textId="77777777" w:rsidR="00FB4876" w:rsidRDefault="00FB4876" w:rsidP="00D23EB7">
            <w:pPr>
              <w:keepNext/>
              <w:spacing w:before="120" w:after="120"/>
              <w:jc w:val="left"/>
            </w:pPr>
          </w:p>
        </w:tc>
      </w:tr>
      <w:tr w:rsidR="00E70F4B" w14:paraId="7285B5E3" w14:textId="77777777" w:rsidTr="00FB4876">
        <w:tc>
          <w:tcPr>
            <w:tcW w:w="2123" w:type="dxa"/>
            <w:vAlign w:val="center"/>
          </w:tcPr>
          <w:p w14:paraId="5B1A8732" w14:textId="77777777" w:rsidR="00E70F4B" w:rsidRDefault="00D76B11" w:rsidP="00D23EB7">
            <w:pPr>
              <w:keepNext/>
              <w:spacing w:before="120" w:after="120"/>
              <w:jc w:val="left"/>
            </w:pPr>
            <w:r>
              <w:t>idNguoiThuHuong</w:t>
            </w:r>
          </w:p>
        </w:tc>
        <w:tc>
          <w:tcPr>
            <w:tcW w:w="1559" w:type="dxa"/>
            <w:vAlign w:val="center"/>
          </w:tcPr>
          <w:p w14:paraId="23C15CC9" w14:textId="77777777" w:rsidR="00E70F4B" w:rsidRDefault="00E70F4B" w:rsidP="00D23EB7">
            <w:pPr>
              <w:keepNext/>
              <w:spacing w:before="120" w:after="120"/>
              <w:jc w:val="left"/>
            </w:pPr>
            <w:r>
              <w:t>int(20)</w:t>
            </w:r>
          </w:p>
        </w:tc>
        <w:tc>
          <w:tcPr>
            <w:tcW w:w="992" w:type="dxa"/>
            <w:vAlign w:val="center"/>
          </w:tcPr>
          <w:p w14:paraId="4C1159C5" w14:textId="77777777" w:rsidR="00E70F4B" w:rsidRDefault="00E70F4B" w:rsidP="00D23EB7">
            <w:pPr>
              <w:keepNext/>
              <w:spacing w:before="120" w:after="120"/>
              <w:jc w:val="left"/>
            </w:pPr>
            <w:r>
              <w:t>Không</w:t>
            </w:r>
          </w:p>
        </w:tc>
        <w:tc>
          <w:tcPr>
            <w:tcW w:w="2551" w:type="dxa"/>
            <w:vAlign w:val="center"/>
          </w:tcPr>
          <w:p w14:paraId="50ADB0BC" w14:textId="77777777" w:rsidR="00E70F4B" w:rsidRDefault="00E70F4B" w:rsidP="00D23EB7">
            <w:pPr>
              <w:keepNext/>
              <w:spacing w:before="120" w:after="120"/>
              <w:jc w:val="left"/>
            </w:pPr>
          </w:p>
        </w:tc>
        <w:tc>
          <w:tcPr>
            <w:tcW w:w="2125" w:type="dxa"/>
            <w:vAlign w:val="center"/>
          </w:tcPr>
          <w:p w14:paraId="3261F1CB" w14:textId="77777777" w:rsidR="00E70F4B" w:rsidRDefault="00D76B11" w:rsidP="00D23EB7">
            <w:pPr>
              <w:keepNext/>
              <w:spacing w:before="120" w:after="120"/>
              <w:jc w:val="left"/>
            </w:pPr>
            <w:r>
              <w:t xml:space="preserve">tbl_nguoi_dung </w:t>
            </w:r>
            <w:r>
              <w:sym w:font="Wingdings" w:char="F0E0"/>
            </w:r>
            <w:r>
              <w:t xml:space="preserve"> idNguoiDung</w:t>
            </w:r>
          </w:p>
        </w:tc>
      </w:tr>
      <w:tr w:rsidR="00E70F4B" w14:paraId="6881D51B" w14:textId="77777777" w:rsidTr="00FB4876">
        <w:tc>
          <w:tcPr>
            <w:tcW w:w="2123" w:type="dxa"/>
            <w:vAlign w:val="center"/>
          </w:tcPr>
          <w:p w14:paraId="0E9FA7B3" w14:textId="77777777" w:rsidR="00E70F4B" w:rsidRDefault="00E70F4B" w:rsidP="00D76B11">
            <w:pPr>
              <w:keepNext/>
              <w:spacing w:before="120" w:after="120"/>
              <w:jc w:val="left"/>
            </w:pPr>
            <w:r>
              <w:t>id</w:t>
            </w:r>
            <w:r w:rsidR="00D76B11">
              <w:t>CTV</w:t>
            </w:r>
          </w:p>
        </w:tc>
        <w:tc>
          <w:tcPr>
            <w:tcW w:w="1559" w:type="dxa"/>
            <w:vAlign w:val="center"/>
          </w:tcPr>
          <w:p w14:paraId="1DF1369A" w14:textId="77777777" w:rsidR="00E70F4B" w:rsidRDefault="00E70F4B" w:rsidP="00D23EB7">
            <w:pPr>
              <w:keepNext/>
              <w:spacing w:before="120" w:after="120"/>
              <w:jc w:val="left"/>
            </w:pPr>
            <w:r>
              <w:t>int(20)</w:t>
            </w:r>
          </w:p>
        </w:tc>
        <w:tc>
          <w:tcPr>
            <w:tcW w:w="992" w:type="dxa"/>
            <w:vAlign w:val="center"/>
          </w:tcPr>
          <w:p w14:paraId="49C86ABE" w14:textId="77777777" w:rsidR="00E70F4B" w:rsidRDefault="00E70F4B" w:rsidP="00D23EB7">
            <w:pPr>
              <w:keepNext/>
              <w:spacing w:before="120" w:after="120"/>
              <w:jc w:val="left"/>
            </w:pPr>
            <w:r>
              <w:t>Không</w:t>
            </w:r>
          </w:p>
        </w:tc>
        <w:tc>
          <w:tcPr>
            <w:tcW w:w="2551" w:type="dxa"/>
            <w:vAlign w:val="center"/>
          </w:tcPr>
          <w:p w14:paraId="28B3C8BA" w14:textId="77777777" w:rsidR="00E70F4B" w:rsidRDefault="00E70F4B" w:rsidP="00D23EB7">
            <w:pPr>
              <w:keepNext/>
              <w:spacing w:before="120" w:after="120"/>
              <w:jc w:val="left"/>
            </w:pPr>
          </w:p>
        </w:tc>
        <w:tc>
          <w:tcPr>
            <w:tcW w:w="2125" w:type="dxa"/>
            <w:vAlign w:val="center"/>
          </w:tcPr>
          <w:p w14:paraId="142848E9" w14:textId="77777777" w:rsidR="00E70F4B" w:rsidRDefault="00D76B11" w:rsidP="00D23EB7">
            <w:pPr>
              <w:keepNext/>
              <w:spacing w:before="120" w:after="120"/>
              <w:jc w:val="left"/>
            </w:pPr>
            <w:r>
              <w:t xml:space="preserve">tbl_nguoi_dung </w:t>
            </w:r>
            <w:r>
              <w:sym w:font="Wingdings" w:char="F0E0"/>
            </w:r>
            <w:r>
              <w:t xml:space="preserve"> idNguoiDung</w:t>
            </w:r>
          </w:p>
        </w:tc>
      </w:tr>
      <w:tr w:rsidR="00FB4876" w14:paraId="1BC9B02B" w14:textId="77777777" w:rsidTr="00FB4876">
        <w:tc>
          <w:tcPr>
            <w:tcW w:w="2123" w:type="dxa"/>
            <w:vAlign w:val="center"/>
          </w:tcPr>
          <w:p w14:paraId="57D94B11" w14:textId="77777777" w:rsidR="00FB4876" w:rsidRDefault="00FB4876" w:rsidP="00D23EB7">
            <w:pPr>
              <w:keepNext/>
              <w:spacing w:before="120" w:after="120"/>
              <w:jc w:val="left"/>
            </w:pPr>
            <w:r>
              <w:t>TenHoatDong</w:t>
            </w:r>
          </w:p>
        </w:tc>
        <w:tc>
          <w:tcPr>
            <w:tcW w:w="1559" w:type="dxa"/>
            <w:vAlign w:val="center"/>
          </w:tcPr>
          <w:p w14:paraId="4621B859" w14:textId="77777777" w:rsidR="00FB4876" w:rsidRDefault="002D7E3A" w:rsidP="00D23EB7">
            <w:pPr>
              <w:keepNext/>
              <w:spacing w:before="120" w:after="120"/>
              <w:jc w:val="left"/>
            </w:pPr>
            <w:r>
              <w:t>text</w:t>
            </w:r>
          </w:p>
        </w:tc>
        <w:tc>
          <w:tcPr>
            <w:tcW w:w="992" w:type="dxa"/>
            <w:vAlign w:val="center"/>
          </w:tcPr>
          <w:p w14:paraId="16A9FAC3" w14:textId="77777777" w:rsidR="00FB4876" w:rsidRDefault="00FB4876" w:rsidP="00D23EB7">
            <w:pPr>
              <w:keepNext/>
              <w:spacing w:before="120" w:after="120"/>
              <w:jc w:val="left"/>
            </w:pPr>
            <w:r>
              <w:t>Không</w:t>
            </w:r>
          </w:p>
        </w:tc>
        <w:tc>
          <w:tcPr>
            <w:tcW w:w="2551" w:type="dxa"/>
            <w:vAlign w:val="center"/>
          </w:tcPr>
          <w:p w14:paraId="1205C8CF" w14:textId="77777777" w:rsidR="00FB4876" w:rsidRDefault="00FB4876" w:rsidP="00D23EB7">
            <w:pPr>
              <w:keepNext/>
              <w:spacing w:before="120" w:after="120"/>
              <w:jc w:val="left"/>
            </w:pPr>
          </w:p>
        </w:tc>
        <w:tc>
          <w:tcPr>
            <w:tcW w:w="2125" w:type="dxa"/>
            <w:vAlign w:val="center"/>
          </w:tcPr>
          <w:p w14:paraId="02F568FF" w14:textId="77777777" w:rsidR="00FB4876" w:rsidRDefault="00FB4876" w:rsidP="00D23EB7">
            <w:pPr>
              <w:keepNext/>
              <w:spacing w:before="120" w:after="120"/>
              <w:jc w:val="left"/>
            </w:pPr>
          </w:p>
        </w:tc>
      </w:tr>
      <w:tr w:rsidR="00FB4876" w14:paraId="5B14BF58" w14:textId="77777777" w:rsidTr="00FB4876">
        <w:tc>
          <w:tcPr>
            <w:tcW w:w="2123" w:type="dxa"/>
            <w:vAlign w:val="center"/>
          </w:tcPr>
          <w:p w14:paraId="23781793" w14:textId="77777777" w:rsidR="00FB4876" w:rsidRDefault="00FB4876" w:rsidP="00D23EB7">
            <w:pPr>
              <w:keepNext/>
              <w:spacing w:before="120" w:after="120"/>
              <w:jc w:val="left"/>
            </w:pPr>
            <w:r>
              <w:t>NoiDung</w:t>
            </w:r>
          </w:p>
        </w:tc>
        <w:tc>
          <w:tcPr>
            <w:tcW w:w="1559" w:type="dxa"/>
            <w:vAlign w:val="center"/>
          </w:tcPr>
          <w:p w14:paraId="512D247D" w14:textId="77777777" w:rsidR="00FB4876" w:rsidRDefault="00FB4876" w:rsidP="00D23EB7">
            <w:pPr>
              <w:keepNext/>
              <w:spacing w:before="120" w:after="120"/>
              <w:jc w:val="left"/>
            </w:pPr>
            <w:r>
              <w:t>text</w:t>
            </w:r>
          </w:p>
        </w:tc>
        <w:tc>
          <w:tcPr>
            <w:tcW w:w="992" w:type="dxa"/>
            <w:vAlign w:val="center"/>
          </w:tcPr>
          <w:p w14:paraId="4BDDB131" w14:textId="77777777" w:rsidR="00FB4876" w:rsidRDefault="00FB4876" w:rsidP="00D23EB7">
            <w:pPr>
              <w:keepNext/>
              <w:spacing w:before="120" w:after="120"/>
              <w:jc w:val="left"/>
            </w:pPr>
            <w:r>
              <w:t>Có</w:t>
            </w:r>
          </w:p>
        </w:tc>
        <w:tc>
          <w:tcPr>
            <w:tcW w:w="2551" w:type="dxa"/>
            <w:vAlign w:val="center"/>
          </w:tcPr>
          <w:p w14:paraId="12E38037" w14:textId="77777777" w:rsidR="00FB4876" w:rsidRDefault="00FB4876" w:rsidP="00D23EB7">
            <w:pPr>
              <w:keepNext/>
              <w:spacing w:before="120" w:after="120"/>
              <w:jc w:val="left"/>
            </w:pPr>
            <w:r>
              <w:t>NULL</w:t>
            </w:r>
          </w:p>
        </w:tc>
        <w:tc>
          <w:tcPr>
            <w:tcW w:w="2125" w:type="dxa"/>
            <w:vAlign w:val="center"/>
          </w:tcPr>
          <w:p w14:paraId="3CBA8889" w14:textId="77777777" w:rsidR="00FB4876" w:rsidRDefault="00FB4876" w:rsidP="00D23EB7">
            <w:pPr>
              <w:keepNext/>
              <w:spacing w:before="120" w:after="120"/>
              <w:jc w:val="left"/>
            </w:pPr>
          </w:p>
        </w:tc>
      </w:tr>
      <w:tr w:rsidR="00FB4876" w14:paraId="249AA365" w14:textId="77777777" w:rsidTr="00FB4876">
        <w:tc>
          <w:tcPr>
            <w:tcW w:w="2123" w:type="dxa"/>
            <w:vAlign w:val="center"/>
          </w:tcPr>
          <w:p w14:paraId="45FD6910" w14:textId="77777777" w:rsidR="00FB4876" w:rsidRDefault="00FB4876" w:rsidP="00D23EB7">
            <w:pPr>
              <w:keepNext/>
              <w:spacing w:before="120" w:after="120"/>
              <w:jc w:val="left"/>
            </w:pPr>
            <w:r>
              <w:t>ThoiGianBD</w:t>
            </w:r>
          </w:p>
        </w:tc>
        <w:tc>
          <w:tcPr>
            <w:tcW w:w="1559" w:type="dxa"/>
            <w:vAlign w:val="center"/>
          </w:tcPr>
          <w:p w14:paraId="25B45957" w14:textId="77777777" w:rsidR="00FB4876" w:rsidRDefault="00FB4876" w:rsidP="00D23EB7">
            <w:pPr>
              <w:keepNext/>
              <w:spacing w:before="120" w:after="120"/>
              <w:jc w:val="left"/>
            </w:pPr>
            <w:r>
              <w:t>date</w:t>
            </w:r>
          </w:p>
        </w:tc>
        <w:tc>
          <w:tcPr>
            <w:tcW w:w="992" w:type="dxa"/>
            <w:vAlign w:val="center"/>
          </w:tcPr>
          <w:p w14:paraId="12D41FDF" w14:textId="77777777" w:rsidR="00FB4876" w:rsidRDefault="00FB4876" w:rsidP="00D23EB7">
            <w:pPr>
              <w:keepNext/>
              <w:spacing w:before="120" w:after="120"/>
              <w:jc w:val="left"/>
            </w:pPr>
            <w:r>
              <w:t>Có</w:t>
            </w:r>
          </w:p>
        </w:tc>
        <w:tc>
          <w:tcPr>
            <w:tcW w:w="2551" w:type="dxa"/>
            <w:vAlign w:val="center"/>
          </w:tcPr>
          <w:p w14:paraId="6ED76981" w14:textId="77777777" w:rsidR="00FB4876" w:rsidRDefault="00216B7C" w:rsidP="00D23EB7">
            <w:pPr>
              <w:keepNext/>
              <w:spacing w:before="120" w:after="120"/>
              <w:jc w:val="left"/>
            </w:pPr>
            <w:r>
              <w:t>NULL</w:t>
            </w:r>
          </w:p>
        </w:tc>
        <w:tc>
          <w:tcPr>
            <w:tcW w:w="2125" w:type="dxa"/>
            <w:vAlign w:val="center"/>
          </w:tcPr>
          <w:p w14:paraId="58F75C3E" w14:textId="77777777" w:rsidR="00FB4876" w:rsidRDefault="00FB4876" w:rsidP="00D23EB7">
            <w:pPr>
              <w:keepNext/>
              <w:spacing w:before="120" w:after="120"/>
              <w:jc w:val="left"/>
            </w:pPr>
          </w:p>
        </w:tc>
      </w:tr>
      <w:tr w:rsidR="00FB4876" w14:paraId="0F21386F" w14:textId="77777777" w:rsidTr="00FB4876">
        <w:tc>
          <w:tcPr>
            <w:tcW w:w="2123" w:type="dxa"/>
            <w:vAlign w:val="center"/>
          </w:tcPr>
          <w:p w14:paraId="5B7B309B" w14:textId="77777777" w:rsidR="00FB4876" w:rsidRDefault="00FB4876" w:rsidP="00D23EB7">
            <w:pPr>
              <w:keepNext/>
              <w:spacing w:before="120" w:after="120"/>
              <w:jc w:val="left"/>
            </w:pPr>
            <w:r>
              <w:t>ThoiGianKT</w:t>
            </w:r>
          </w:p>
        </w:tc>
        <w:tc>
          <w:tcPr>
            <w:tcW w:w="1559" w:type="dxa"/>
            <w:vAlign w:val="center"/>
          </w:tcPr>
          <w:p w14:paraId="20049F20" w14:textId="77777777" w:rsidR="00FB4876" w:rsidRDefault="00FB4876" w:rsidP="00D23EB7">
            <w:pPr>
              <w:keepNext/>
              <w:spacing w:before="120" w:after="120"/>
              <w:jc w:val="left"/>
            </w:pPr>
            <w:r>
              <w:t>date</w:t>
            </w:r>
          </w:p>
        </w:tc>
        <w:tc>
          <w:tcPr>
            <w:tcW w:w="992" w:type="dxa"/>
            <w:vAlign w:val="center"/>
          </w:tcPr>
          <w:p w14:paraId="6C5948EB" w14:textId="77777777" w:rsidR="00FB4876" w:rsidRDefault="00FB4876" w:rsidP="00D23EB7">
            <w:pPr>
              <w:keepNext/>
              <w:spacing w:before="120" w:after="120"/>
              <w:jc w:val="left"/>
            </w:pPr>
            <w:r>
              <w:t>Có</w:t>
            </w:r>
          </w:p>
        </w:tc>
        <w:tc>
          <w:tcPr>
            <w:tcW w:w="2551" w:type="dxa"/>
            <w:vAlign w:val="center"/>
          </w:tcPr>
          <w:p w14:paraId="384F4559" w14:textId="77777777" w:rsidR="00FB4876" w:rsidRDefault="00FB4876" w:rsidP="00D23EB7">
            <w:pPr>
              <w:keepNext/>
              <w:spacing w:before="120" w:after="120"/>
              <w:jc w:val="left"/>
            </w:pPr>
            <w:r>
              <w:t>NULL</w:t>
            </w:r>
          </w:p>
        </w:tc>
        <w:tc>
          <w:tcPr>
            <w:tcW w:w="2125" w:type="dxa"/>
            <w:vAlign w:val="center"/>
          </w:tcPr>
          <w:p w14:paraId="5424496A" w14:textId="77777777" w:rsidR="00FB4876" w:rsidRDefault="00FB4876" w:rsidP="00D23EB7">
            <w:pPr>
              <w:keepNext/>
              <w:spacing w:before="120" w:after="120"/>
              <w:jc w:val="left"/>
            </w:pPr>
          </w:p>
        </w:tc>
      </w:tr>
      <w:tr w:rsidR="00FB4876" w14:paraId="4208D173" w14:textId="77777777" w:rsidTr="00FB4876">
        <w:tc>
          <w:tcPr>
            <w:tcW w:w="2123" w:type="dxa"/>
            <w:vAlign w:val="center"/>
          </w:tcPr>
          <w:p w14:paraId="087EB466" w14:textId="77777777" w:rsidR="00FB4876" w:rsidRDefault="00FB4876" w:rsidP="00D23EB7">
            <w:pPr>
              <w:keepNext/>
              <w:spacing w:before="120" w:after="120"/>
              <w:jc w:val="left"/>
            </w:pPr>
            <w:r>
              <w:t>DiaChi</w:t>
            </w:r>
          </w:p>
        </w:tc>
        <w:tc>
          <w:tcPr>
            <w:tcW w:w="1559" w:type="dxa"/>
            <w:vAlign w:val="center"/>
          </w:tcPr>
          <w:p w14:paraId="7FDB57C3" w14:textId="77777777" w:rsidR="00FB4876" w:rsidRDefault="00FB4876" w:rsidP="00D23EB7">
            <w:pPr>
              <w:keepNext/>
              <w:spacing w:before="120" w:after="120"/>
              <w:jc w:val="left"/>
            </w:pPr>
            <w:r>
              <w:t>varchar(200)</w:t>
            </w:r>
          </w:p>
        </w:tc>
        <w:tc>
          <w:tcPr>
            <w:tcW w:w="992" w:type="dxa"/>
            <w:vAlign w:val="center"/>
          </w:tcPr>
          <w:p w14:paraId="1CC2C236" w14:textId="77777777" w:rsidR="00FB4876" w:rsidRDefault="00FB4876" w:rsidP="00D23EB7">
            <w:pPr>
              <w:keepNext/>
              <w:spacing w:before="120" w:after="120"/>
              <w:jc w:val="left"/>
            </w:pPr>
            <w:r>
              <w:t>Có</w:t>
            </w:r>
          </w:p>
        </w:tc>
        <w:tc>
          <w:tcPr>
            <w:tcW w:w="2551" w:type="dxa"/>
            <w:vAlign w:val="center"/>
          </w:tcPr>
          <w:p w14:paraId="76A15A85" w14:textId="77777777" w:rsidR="00FB4876" w:rsidRDefault="00FB4876" w:rsidP="00D23EB7">
            <w:pPr>
              <w:keepNext/>
              <w:spacing w:before="120" w:after="120"/>
              <w:jc w:val="left"/>
            </w:pPr>
            <w:r>
              <w:t>NULL</w:t>
            </w:r>
          </w:p>
        </w:tc>
        <w:tc>
          <w:tcPr>
            <w:tcW w:w="2125" w:type="dxa"/>
            <w:vAlign w:val="center"/>
          </w:tcPr>
          <w:p w14:paraId="271A9668" w14:textId="77777777" w:rsidR="00FB4876" w:rsidRDefault="00FB4876" w:rsidP="00D23EB7">
            <w:pPr>
              <w:keepNext/>
              <w:spacing w:before="120" w:after="120"/>
              <w:jc w:val="left"/>
            </w:pPr>
          </w:p>
        </w:tc>
      </w:tr>
      <w:tr w:rsidR="00FB4876" w14:paraId="40E432B3" w14:textId="77777777" w:rsidTr="00FB4876">
        <w:tc>
          <w:tcPr>
            <w:tcW w:w="2123" w:type="dxa"/>
            <w:vAlign w:val="center"/>
          </w:tcPr>
          <w:p w14:paraId="6757EF0F" w14:textId="77777777" w:rsidR="00FB4876" w:rsidRDefault="00FB4876" w:rsidP="00D23EB7">
            <w:pPr>
              <w:keepNext/>
              <w:spacing w:before="120" w:after="120"/>
              <w:jc w:val="left"/>
            </w:pPr>
            <w:r>
              <w:t>Anh</w:t>
            </w:r>
            <w:r w:rsidR="004D57B0">
              <w:t>/Video</w:t>
            </w:r>
          </w:p>
        </w:tc>
        <w:tc>
          <w:tcPr>
            <w:tcW w:w="1559" w:type="dxa"/>
            <w:vAlign w:val="center"/>
          </w:tcPr>
          <w:p w14:paraId="337AFAD3" w14:textId="77777777" w:rsidR="00FB4876" w:rsidRDefault="00FB4876" w:rsidP="00216B7C">
            <w:pPr>
              <w:keepNext/>
              <w:spacing w:before="120" w:after="120"/>
              <w:jc w:val="left"/>
            </w:pPr>
            <w:r>
              <w:t>varchar(2</w:t>
            </w:r>
            <w:r w:rsidR="00216B7C">
              <w:t>00</w:t>
            </w:r>
            <w:r>
              <w:t>)</w:t>
            </w:r>
          </w:p>
        </w:tc>
        <w:tc>
          <w:tcPr>
            <w:tcW w:w="992" w:type="dxa"/>
            <w:vAlign w:val="center"/>
          </w:tcPr>
          <w:p w14:paraId="0FF54B78" w14:textId="77777777" w:rsidR="00FB4876" w:rsidRDefault="00FB4876" w:rsidP="00D23EB7">
            <w:pPr>
              <w:keepNext/>
              <w:spacing w:before="120" w:after="120"/>
              <w:jc w:val="left"/>
            </w:pPr>
            <w:r>
              <w:t>Có</w:t>
            </w:r>
          </w:p>
        </w:tc>
        <w:tc>
          <w:tcPr>
            <w:tcW w:w="2551" w:type="dxa"/>
            <w:vAlign w:val="center"/>
          </w:tcPr>
          <w:p w14:paraId="505CF3C3" w14:textId="77777777" w:rsidR="00FB4876" w:rsidRDefault="00FB4876" w:rsidP="00D23EB7">
            <w:pPr>
              <w:keepNext/>
              <w:spacing w:before="120" w:after="120"/>
              <w:jc w:val="left"/>
            </w:pPr>
            <w:r>
              <w:t>NULL</w:t>
            </w:r>
          </w:p>
        </w:tc>
        <w:tc>
          <w:tcPr>
            <w:tcW w:w="2125" w:type="dxa"/>
            <w:vAlign w:val="center"/>
          </w:tcPr>
          <w:p w14:paraId="19007063" w14:textId="77777777" w:rsidR="00FB4876" w:rsidRDefault="00FB4876" w:rsidP="00D23EB7">
            <w:pPr>
              <w:keepNext/>
              <w:spacing w:before="120" w:after="120"/>
              <w:jc w:val="left"/>
            </w:pPr>
          </w:p>
        </w:tc>
      </w:tr>
      <w:tr w:rsidR="00FB4876" w14:paraId="0F31E662" w14:textId="77777777" w:rsidTr="00FB4876">
        <w:tc>
          <w:tcPr>
            <w:tcW w:w="2123" w:type="dxa"/>
            <w:vAlign w:val="center"/>
          </w:tcPr>
          <w:p w14:paraId="0D79C15E" w14:textId="77777777" w:rsidR="00FB4876" w:rsidRDefault="00FB4876" w:rsidP="00D76B11">
            <w:pPr>
              <w:keepNext/>
              <w:spacing w:before="120" w:after="120"/>
              <w:jc w:val="left"/>
            </w:pPr>
            <w:r>
              <w:t>SoNguoi</w:t>
            </w:r>
            <w:r w:rsidR="00D76B11">
              <w:t>TG</w:t>
            </w:r>
          </w:p>
        </w:tc>
        <w:tc>
          <w:tcPr>
            <w:tcW w:w="1559" w:type="dxa"/>
            <w:vAlign w:val="center"/>
          </w:tcPr>
          <w:p w14:paraId="12FBD971" w14:textId="77777777" w:rsidR="00FB4876" w:rsidRDefault="00FB4876" w:rsidP="00D23EB7">
            <w:pPr>
              <w:keepNext/>
              <w:spacing w:before="120" w:after="120"/>
              <w:jc w:val="left"/>
            </w:pPr>
            <w:r>
              <w:t>int(100)</w:t>
            </w:r>
          </w:p>
        </w:tc>
        <w:tc>
          <w:tcPr>
            <w:tcW w:w="992" w:type="dxa"/>
            <w:vAlign w:val="center"/>
          </w:tcPr>
          <w:p w14:paraId="62D1708E" w14:textId="77777777" w:rsidR="00FB4876" w:rsidRDefault="00FB4876" w:rsidP="00D23EB7">
            <w:pPr>
              <w:keepNext/>
              <w:spacing w:before="120" w:after="120"/>
              <w:jc w:val="left"/>
            </w:pPr>
            <w:r>
              <w:t>Không</w:t>
            </w:r>
          </w:p>
        </w:tc>
        <w:tc>
          <w:tcPr>
            <w:tcW w:w="2551" w:type="dxa"/>
            <w:vAlign w:val="center"/>
          </w:tcPr>
          <w:p w14:paraId="17D7F3BF" w14:textId="77777777" w:rsidR="00FB4876" w:rsidRDefault="00FB4876" w:rsidP="00D23EB7">
            <w:pPr>
              <w:keepNext/>
              <w:spacing w:before="120" w:after="120"/>
              <w:jc w:val="left"/>
            </w:pPr>
          </w:p>
        </w:tc>
        <w:tc>
          <w:tcPr>
            <w:tcW w:w="2125" w:type="dxa"/>
            <w:vAlign w:val="center"/>
          </w:tcPr>
          <w:p w14:paraId="52AE990A" w14:textId="77777777" w:rsidR="00FB4876" w:rsidRDefault="00FB4876" w:rsidP="00D23EB7">
            <w:pPr>
              <w:keepNext/>
              <w:spacing w:before="120" w:after="120"/>
              <w:jc w:val="left"/>
            </w:pPr>
          </w:p>
        </w:tc>
      </w:tr>
      <w:tr w:rsidR="00FB4876" w14:paraId="1D947141" w14:textId="77777777" w:rsidTr="00FB4876">
        <w:tc>
          <w:tcPr>
            <w:tcW w:w="2123" w:type="dxa"/>
            <w:vAlign w:val="center"/>
          </w:tcPr>
          <w:p w14:paraId="085FF79A" w14:textId="77777777" w:rsidR="00FB4876" w:rsidRDefault="00FB4876" w:rsidP="00D23EB7">
            <w:pPr>
              <w:keepNext/>
              <w:spacing w:before="120" w:after="120"/>
              <w:jc w:val="left"/>
            </w:pPr>
            <w:r>
              <w:t>ChiDK</w:t>
            </w:r>
          </w:p>
        </w:tc>
        <w:tc>
          <w:tcPr>
            <w:tcW w:w="1559" w:type="dxa"/>
            <w:vAlign w:val="center"/>
          </w:tcPr>
          <w:p w14:paraId="64AA72AF" w14:textId="77777777" w:rsidR="00FB4876" w:rsidRDefault="00216B7C" w:rsidP="00D23EB7">
            <w:pPr>
              <w:keepNext/>
              <w:spacing w:before="120" w:after="120"/>
              <w:jc w:val="left"/>
            </w:pPr>
            <w:r>
              <w:t>float</w:t>
            </w:r>
          </w:p>
        </w:tc>
        <w:tc>
          <w:tcPr>
            <w:tcW w:w="992" w:type="dxa"/>
            <w:vAlign w:val="center"/>
          </w:tcPr>
          <w:p w14:paraId="79FE9610" w14:textId="77777777" w:rsidR="00FB4876" w:rsidRDefault="00FB4876" w:rsidP="00D23EB7">
            <w:pPr>
              <w:keepNext/>
              <w:spacing w:before="120" w:after="120"/>
              <w:jc w:val="left"/>
            </w:pPr>
            <w:r>
              <w:t>Không</w:t>
            </w:r>
          </w:p>
        </w:tc>
        <w:tc>
          <w:tcPr>
            <w:tcW w:w="2551" w:type="dxa"/>
            <w:vAlign w:val="center"/>
          </w:tcPr>
          <w:p w14:paraId="36CFD2A2" w14:textId="77777777" w:rsidR="00FB4876" w:rsidRDefault="00FB4876" w:rsidP="00D23EB7">
            <w:pPr>
              <w:keepNext/>
              <w:spacing w:before="120" w:after="120"/>
              <w:jc w:val="left"/>
            </w:pPr>
          </w:p>
        </w:tc>
        <w:tc>
          <w:tcPr>
            <w:tcW w:w="2125" w:type="dxa"/>
            <w:vAlign w:val="center"/>
          </w:tcPr>
          <w:p w14:paraId="5DD05D34" w14:textId="77777777" w:rsidR="00FB4876" w:rsidRDefault="00FB4876" w:rsidP="00D23EB7">
            <w:pPr>
              <w:keepNext/>
              <w:spacing w:before="120" w:after="120"/>
              <w:jc w:val="left"/>
            </w:pPr>
          </w:p>
        </w:tc>
      </w:tr>
    </w:tbl>
    <w:p w14:paraId="62C98A86" w14:textId="77777777" w:rsidR="00FB4876" w:rsidRDefault="00C45D22" w:rsidP="00C45D22">
      <w:pPr>
        <w:pStyle w:val="Caption1"/>
      </w:pPr>
      <w:r>
        <w:t>Bảng 3.11: Bảng hoạt động.</w:t>
      </w:r>
    </w:p>
    <w:p w14:paraId="68D4348F" w14:textId="77777777" w:rsidR="009C2352" w:rsidRDefault="009C2352" w:rsidP="009C2352">
      <w:pPr>
        <w:pStyle w:val="Caption1"/>
        <w:jc w:val="both"/>
        <w:rPr>
          <w:rFonts w:cs="Times New Roman"/>
          <w:sz w:val="26"/>
          <w:szCs w:val="26"/>
        </w:rPr>
      </w:pPr>
      <w:r>
        <w:tab/>
      </w:r>
      <w:r>
        <w:tab/>
      </w:r>
      <w:r w:rsidRPr="00EB78B5">
        <w:rPr>
          <w:rFonts w:cs="Times New Roman"/>
          <w:sz w:val="26"/>
          <w:szCs w:val="26"/>
        </w:rPr>
        <w:t>3.2.3.1</w:t>
      </w:r>
      <w:r w:rsidR="00D23EB7">
        <w:rPr>
          <w:rFonts w:cs="Times New Roman"/>
          <w:sz w:val="26"/>
          <w:szCs w:val="26"/>
        </w:rPr>
        <w:t>0</w:t>
      </w:r>
      <w:r w:rsidRPr="00EB78B5">
        <w:rPr>
          <w:rFonts w:cs="Times New Roman"/>
          <w:sz w:val="26"/>
          <w:szCs w:val="26"/>
        </w:rPr>
        <w:t xml:space="preserve">. Bảng </w:t>
      </w:r>
      <w:r w:rsidR="00D23EB7">
        <w:rPr>
          <w:rFonts w:cs="Times New Roman"/>
          <w:sz w:val="26"/>
          <w:szCs w:val="26"/>
        </w:rPr>
        <w:t>quyên góp</w:t>
      </w:r>
    </w:p>
    <w:p w14:paraId="2FF131C9" w14:textId="77777777" w:rsidR="00D23EB7" w:rsidRDefault="00D23EB7" w:rsidP="00D23EB7">
      <w:pPr>
        <w:pStyle w:val="thongthuong"/>
      </w:pPr>
      <w:r>
        <w:t>Bảng này dùng để lưu thông tin giao dịch sau khi nhà hảo tâm thực hiện quyên góp.</w:t>
      </w:r>
    </w:p>
    <w:tbl>
      <w:tblPr>
        <w:tblStyle w:val="TableGrid"/>
        <w:tblW w:w="0" w:type="auto"/>
        <w:tblLook w:val="04A0" w:firstRow="1" w:lastRow="0" w:firstColumn="1" w:lastColumn="0" w:noHBand="0" w:noVBand="1"/>
      </w:tblPr>
      <w:tblGrid>
        <w:gridCol w:w="2122"/>
        <w:gridCol w:w="1559"/>
        <w:gridCol w:w="992"/>
        <w:gridCol w:w="2552"/>
        <w:gridCol w:w="2125"/>
      </w:tblGrid>
      <w:tr w:rsidR="00FB4876" w:rsidRPr="0070044E" w14:paraId="1B3B27BB" w14:textId="77777777" w:rsidTr="00BC5D4D">
        <w:tc>
          <w:tcPr>
            <w:tcW w:w="9350" w:type="dxa"/>
            <w:gridSpan w:val="5"/>
            <w:shd w:val="clear" w:color="auto" w:fill="FFFFFF" w:themeFill="background1"/>
            <w:vAlign w:val="center"/>
          </w:tcPr>
          <w:p w14:paraId="530FABB5" w14:textId="77777777" w:rsidR="00FB4876" w:rsidRPr="0070044E" w:rsidRDefault="00FB4876" w:rsidP="00D23EB7">
            <w:pPr>
              <w:keepNext/>
              <w:spacing w:before="120" w:after="120"/>
              <w:jc w:val="left"/>
              <w:rPr>
                <w:b/>
              </w:rPr>
            </w:pPr>
            <w:r w:rsidRPr="0070044E">
              <w:rPr>
                <w:b/>
              </w:rPr>
              <w:lastRenderedPageBreak/>
              <w:t>Tên bảng: tbl</w:t>
            </w:r>
            <w:r w:rsidR="00216B7C">
              <w:rPr>
                <w:b/>
              </w:rPr>
              <w:t>_</w:t>
            </w:r>
            <w:r>
              <w:rPr>
                <w:b/>
              </w:rPr>
              <w:t>quyen</w:t>
            </w:r>
            <w:r w:rsidR="00216B7C">
              <w:rPr>
                <w:b/>
              </w:rPr>
              <w:t>_</w:t>
            </w:r>
            <w:r>
              <w:rPr>
                <w:b/>
              </w:rPr>
              <w:t>gop</w:t>
            </w:r>
          </w:p>
        </w:tc>
      </w:tr>
      <w:tr w:rsidR="00FB4876" w:rsidRPr="0070044E" w14:paraId="5DEB8E4A" w14:textId="77777777" w:rsidTr="00BC5D4D">
        <w:tc>
          <w:tcPr>
            <w:tcW w:w="2122" w:type="dxa"/>
            <w:shd w:val="clear" w:color="auto" w:fill="FFFFFF" w:themeFill="background1"/>
            <w:vAlign w:val="center"/>
          </w:tcPr>
          <w:p w14:paraId="476FF6C4"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2D5AA222"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090ABF88" w14:textId="77777777" w:rsidR="00FB4876" w:rsidRPr="0070044E" w:rsidRDefault="00FB4876" w:rsidP="00D23EB7">
            <w:pPr>
              <w:keepNext/>
              <w:spacing w:before="120" w:after="120"/>
              <w:jc w:val="center"/>
              <w:rPr>
                <w:b/>
              </w:rPr>
            </w:pPr>
            <w:r w:rsidRPr="0070044E">
              <w:rPr>
                <w:b/>
              </w:rPr>
              <w:t>Null</w:t>
            </w:r>
          </w:p>
        </w:tc>
        <w:tc>
          <w:tcPr>
            <w:tcW w:w="2552" w:type="dxa"/>
            <w:shd w:val="clear" w:color="auto" w:fill="FFFFFF" w:themeFill="background1"/>
            <w:vAlign w:val="center"/>
          </w:tcPr>
          <w:p w14:paraId="7C627B53" w14:textId="77777777" w:rsidR="00FB4876" w:rsidRPr="0070044E" w:rsidRDefault="00FB4876"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692224D2" w14:textId="77777777" w:rsidR="00FB4876" w:rsidRPr="0070044E" w:rsidRDefault="00FB4876" w:rsidP="00D23EB7">
            <w:pPr>
              <w:keepNext/>
              <w:spacing w:before="120" w:after="120"/>
              <w:jc w:val="center"/>
              <w:rPr>
                <w:b/>
              </w:rPr>
            </w:pPr>
            <w:r w:rsidRPr="0070044E">
              <w:rPr>
                <w:b/>
              </w:rPr>
              <w:t>Liên kết tới</w:t>
            </w:r>
          </w:p>
        </w:tc>
      </w:tr>
      <w:tr w:rsidR="00FB4876" w14:paraId="29622442" w14:textId="77777777" w:rsidTr="00FB4876">
        <w:tc>
          <w:tcPr>
            <w:tcW w:w="2122" w:type="dxa"/>
            <w:vAlign w:val="center"/>
          </w:tcPr>
          <w:p w14:paraId="30BE8C58" w14:textId="77777777" w:rsidR="00FB4876" w:rsidRDefault="00FB4876" w:rsidP="00D23EB7">
            <w:pPr>
              <w:keepNext/>
              <w:spacing w:before="120" w:after="120"/>
              <w:jc w:val="left"/>
            </w:pPr>
            <w:r>
              <w:t>idGiaoDich (Chính)</w:t>
            </w:r>
          </w:p>
        </w:tc>
        <w:tc>
          <w:tcPr>
            <w:tcW w:w="1559" w:type="dxa"/>
            <w:vAlign w:val="center"/>
          </w:tcPr>
          <w:p w14:paraId="191ACF2F" w14:textId="77777777" w:rsidR="00FB4876" w:rsidRDefault="00FB4876" w:rsidP="00D23EB7">
            <w:pPr>
              <w:keepNext/>
              <w:spacing w:before="120" w:after="120"/>
              <w:jc w:val="left"/>
            </w:pPr>
            <w:r>
              <w:t>int(20)</w:t>
            </w:r>
          </w:p>
        </w:tc>
        <w:tc>
          <w:tcPr>
            <w:tcW w:w="992" w:type="dxa"/>
            <w:vAlign w:val="center"/>
          </w:tcPr>
          <w:p w14:paraId="348AEEEE" w14:textId="77777777" w:rsidR="00FB4876" w:rsidRDefault="00FB4876" w:rsidP="00D23EB7">
            <w:pPr>
              <w:keepNext/>
              <w:spacing w:before="120" w:after="120"/>
              <w:jc w:val="left"/>
            </w:pPr>
            <w:r>
              <w:t>Không</w:t>
            </w:r>
          </w:p>
        </w:tc>
        <w:tc>
          <w:tcPr>
            <w:tcW w:w="2552" w:type="dxa"/>
            <w:vAlign w:val="center"/>
          </w:tcPr>
          <w:p w14:paraId="50FCE46C" w14:textId="77777777" w:rsidR="00FB4876" w:rsidRDefault="00FB4876" w:rsidP="00D23EB7">
            <w:pPr>
              <w:keepNext/>
              <w:spacing w:before="120" w:after="120"/>
              <w:jc w:val="left"/>
            </w:pPr>
          </w:p>
        </w:tc>
        <w:tc>
          <w:tcPr>
            <w:tcW w:w="2125" w:type="dxa"/>
            <w:vAlign w:val="center"/>
          </w:tcPr>
          <w:p w14:paraId="10D3D369" w14:textId="77777777" w:rsidR="00FB4876" w:rsidRDefault="00FB4876" w:rsidP="00D23EB7">
            <w:pPr>
              <w:keepNext/>
              <w:spacing w:before="120" w:after="120"/>
              <w:jc w:val="left"/>
            </w:pPr>
          </w:p>
        </w:tc>
      </w:tr>
      <w:tr w:rsidR="00FB4876" w14:paraId="5E2409E2" w14:textId="77777777" w:rsidTr="00FB4876">
        <w:tc>
          <w:tcPr>
            <w:tcW w:w="2122" w:type="dxa"/>
            <w:vAlign w:val="center"/>
          </w:tcPr>
          <w:p w14:paraId="3515CBE6" w14:textId="77777777" w:rsidR="00FB4876" w:rsidRDefault="00FB4876" w:rsidP="00216B7C">
            <w:pPr>
              <w:keepNext/>
              <w:spacing w:before="120" w:after="120"/>
              <w:jc w:val="left"/>
            </w:pPr>
            <w:r>
              <w:t>id</w:t>
            </w:r>
            <w:r w:rsidR="00216B7C">
              <w:t>NhaHaoTam</w:t>
            </w:r>
          </w:p>
        </w:tc>
        <w:tc>
          <w:tcPr>
            <w:tcW w:w="1559" w:type="dxa"/>
            <w:vAlign w:val="center"/>
          </w:tcPr>
          <w:p w14:paraId="203BFAD1" w14:textId="77777777" w:rsidR="00FB4876" w:rsidRDefault="00FB4876" w:rsidP="00D23EB7">
            <w:pPr>
              <w:keepNext/>
              <w:spacing w:before="120" w:after="120"/>
              <w:jc w:val="left"/>
            </w:pPr>
            <w:r>
              <w:t>int(20)</w:t>
            </w:r>
          </w:p>
        </w:tc>
        <w:tc>
          <w:tcPr>
            <w:tcW w:w="992" w:type="dxa"/>
            <w:vAlign w:val="center"/>
          </w:tcPr>
          <w:p w14:paraId="3811E99C" w14:textId="77777777" w:rsidR="00FB4876" w:rsidRDefault="00FB4876" w:rsidP="00D23EB7">
            <w:pPr>
              <w:keepNext/>
              <w:spacing w:before="120" w:after="120"/>
              <w:jc w:val="left"/>
            </w:pPr>
            <w:r>
              <w:t>Không</w:t>
            </w:r>
          </w:p>
        </w:tc>
        <w:tc>
          <w:tcPr>
            <w:tcW w:w="2552" w:type="dxa"/>
            <w:vAlign w:val="center"/>
          </w:tcPr>
          <w:p w14:paraId="223BDCAA" w14:textId="77777777" w:rsidR="00FB4876" w:rsidRDefault="00FB4876" w:rsidP="00D23EB7">
            <w:pPr>
              <w:keepNext/>
              <w:spacing w:before="120" w:after="120"/>
              <w:jc w:val="left"/>
            </w:pPr>
          </w:p>
        </w:tc>
        <w:tc>
          <w:tcPr>
            <w:tcW w:w="2125" w:type="dxa"/>
            <w:vAlign w:val="center"/>
          </w:tcPr>
          <w:p w14:paraId="6D8D3B2C" w14:textId="77777777" w:rsidR="00FB4876" w:rsidRDefault="00216B7C" w:rsidP="00D23EB7">
            <w:pPr>
              <w:keepNext/>
              <w:spacing w:before="120" w:after="120"/>
              <w:jc w:val="left"/>
            </w:pPr>
            <w:r>
              <w:t xml:space="preserve">tbl_nguoi_dung </w:t>
            </w:r>
            <w:r>
              <w:sym w:font="Wingdings" w:char="F0E0"/>
            </w:r>
            <w:r>
              <w:t xml:space="preserve"> idNguoiDung</w:t>
            </w:r>
          </w:p>
        </w:tc>
      </w:tr>
      <w:tr w:rsidR="00FB4876" w14:paraId="36700467" w14:textId="77777777" w:rsidTr="00FB4876">
        <w:tc>
          <w:tcPr>
            <w:tcW w:w="2122" w:type="dxa"/>
            <w:vAlign w:val="center"/>
          </w:tcPr>
          <w:p w14:paraId="279C0988" w14:textId="77777777" w:rsidR="00FB4876" w:rsidRDefault="00FB4876" w:rsidP="00D23EB7">
            <w:pPr>
              <w:keepNext/>
              <w:spacing w:before="120" w:after="120"/>
              <w:jc w:val="left"/>
            </w:pPr>
            <w:r>
              <w:t>idHoatDong</w:t>
            </w:r>
          </w:p>
        </w:tc>
        <w:tc>
          <w:tcPr>
            <w:tcW w:w="1559" w:type="dxa"/>
            <w:vAlign w:val="center"/>
          </w:tcPr>
          <w:p w14:paraId="2826657F" w14:textId="77777777" w:rsidR="00FB4876" w:rsidRDefault="00FB4876" w:rsidP="00D23EB7">
            <w:pPr>
              <w:keepNext/>
              <w:spacing w:before="120" w:after="120"/>
              <w:jc w:val="left"/>
            </w:pPr>
            <w:r>
              <w:t>int(20)</w:t>
            </w:r>
          </w:p>
        </w:tc>
        <w:tc>
          <w:tcPr>
            <w:tcW w:w="992" w:type="dxa"/>
            <w:vAlign w:val="center"/>
          </w:tcPr>
          <w:p w14:paraId="641090BA" w14:textId="77777777" w:rsidR="00FB4876" w:rsidRDefault="00FB4876" w:rsidP="00D23EB7">
            <w:pPr>
              <w:keepNext/>
              <w:spacing w:before="120" w:after="120"/>
              <w:jc w:val="left"/>
            </w:pPr>
            <w:r>
              <w:t>Không</w:t>
            </w:r>
          </w:p>
        </w:tc>
        <w:tc>
          <w:tcPr>
            <w:tcW w:w="2552" w:type="dxa"/>
            <w:vAlign w:val="center"/>
          </w:tcPr>
          <w:p w14:paraId="6A8D165F" w14:textId="77777777" w:rsidR="00FB4876" w:rsidRDefault="00FB4876" w:rsidP="00D23EB7">
            <w:pPr>
              <w:keepNext/>
              <w:spacing w:before="120" w:after="120"/>
              <w:jc w:val="left"/>
            </w:pPr>
          </w:p>
        </w:tc>
        <w:tc>
          <w:tcPr>
            <w:tcW w:w="2125" w:type="dxa"/>
            <w:vAlign w:val="center"/>
          </w:tcPr>
          <w:p w14:paraId="41A01C71" w14:textId="77777777" w:rsidR="00FB4876" w:rsidRDefault="00216B7C" w:rsidP="00D23EB7">
            <w:pPr>
              <w:keepNext/>
              <w:spacing w:before="120" w:after="120"/>
              <w:jc w:val="left"/>
            </w:pPr>
            <w:r>
              <w:t>t</w:t>
            </w:r>
            <w:r w:rsidR="00FB4876">
              <w:t>bl</w:t>
            </w:r>
            <w:r>
              <w:t>_</w:t>
            </w:r>
            <w:r w:rsidR="00FB4876">
              <w:t>hoat</w:t>
            </w:r>
            <w:r>
              <w:t>_</w:t>
            </w:r>
            <w:r w:rsidR="00FB4876">
              <w:t xml:space="preserve">dong </w:t>
            </w:r>
            <w:r w:rsidR="00FB4876">
              <w:sym w:font="Wingdings" w:char="F0E0"/>
            </w:r>
            <w:r w:rsidR="00FB4876">
              <w:t xml:space="preserve"> idHoatDong</w:t>
            </w:r>
          </w:p>
        </w:tc>
      </w:tr>
      <w:tr w:rsidR="00FB4876" w14:paraId="22678EEB" w14:textId="77777777" w:rsidTr="00FB4876">
        <w:tc>
          <w:tcPr>
            <w:tcW w:w="2122" w:type="dxa"/>
            <w:vAlign w:val="center"/>
          </w:tcPr>
          <w:p w14:paraId="0265A5BC" w14:textId="77777777" w:rsidR="00FB4876" w:rsidRDefault="00FB4876" w:rsidP="00D23EB7">
            <w:pPr>
              <w:keepNext/>
              <w:spacing w:before="120" w:after="120"/>
              <w:jc w:val="left"/>
            </w:pPr>
            <w:r>
              <w:t>ThoiGian</w:t>
            </w:r>
          </w:p>
        </w:tc>
        <w:tc>
          <w:tcPr>
            <w:tcW w:w="1559" w:type="dxa"/>
            <w:vAlign w:val="center"/>
          </w:tcPr>
          <w:p w14:paraId="1093C743" w14:textId="77777777" w:rsidR="00FB4876" w:rsidRDefault="00FB4876" w:rsidP="00D23EB7">
            <w:pPr>
              <w:keepNext/>
              <w:spacing w:before="120" w:after="120"/>
              <w:jc w:val="left"/>
            </w:pPr>
            <w:r>
              <w:t>timestamp</w:t>
            </w:r>
          </w:p>
        </w:tc>
        <w:tc>
          <w:tcPr>
            <w:tcW w:w="992" w:type="dxa"/>
            <w:vAlign w:val="center"/>
          </w:tcPr>
          <w:p w14:paraId="104FFE08" w14:textId="77777777" w:rsidR="00FB4876" w:rsidRDefault="00FB4876" w:rsidP="00D23EB7">
            <w:pPr>
              <w:keepNext/>
              <w:spacing w:before="120" w:after="120"/>
              <w:jc w:val="left"/>
            </w:pPr>
            <w:r>
              <w:t>Không</w:t>
            </w:r>
          </w:p>
        </w:tc>
        <w:tc>
          <w:tcPr>
            <w:tcW w:w="2552" w:type="dxa"/>
            <w:vAlign w:val="center"/>
          </w:tcPr>
          <w:p w14:paraId="67D13539" w14:textId="77777777" w:rsidR="00FB4876" w:rsidRDefault="00FB4876" w:rsidP="00D23EB7">
            <w:pPr>
              <w:keepNext/>
              <w:spacing w:before="120" w:after="120"/>
              <w:jc w:val="left"/>
            </w:pPr>
            <w:r>
              <w:t>current_timestamp()</w:t>
            </w:r>
          </w:p>
        </w:tc>
        <w:tc>
          <w:tcPr>
            <w:tcW w:w="2125" w:type="dxa"/>
            <w:vAlign w:val="center"/>
          </w:tcPr>
          <w:p w14:paraId="5FF3AE03" w14:textId="77777777" w:rsidR="00FB4876" w:rsidRDefault="00FB4876" w:rsidP="00D23EB7">
            <w:pPr>
              <w:keepNext/>
              <w:spacing w:before="120" w:after="120"/>
              <w:jc w:val="left"/>
            </w:pPr>
          </w:p>
        </w:tc>
      </w:tr>
      <w:tr w:rsidR="00FB4876" w14:paraId="403AB168" w14:textId="77777777" w:rsidTr="00FB4876">
        <w:tc>
          <w:tcPr>
            <w:tcW w:w="2122" w:type="dxa"/>
            <w:vAlign w:val="center"/>
          </w:tcPr>
          <w:p w14:paraId="79E2A170" w14:textId="77777777" w:rsidR="00FB4876" w:rsidRDefault="00FB4876" w:rsidP="00D23EB7">
            <w:pPr>
              <w:keepNext/>
              <w:spacing w:before="120" w:after="120"/>
              <w:jc w:val="left"/>
            </w:pPr>
            <w:r>
              <w:t>SoTien</w:t>
            </w:r>
          </w:p>
        </w:tc>
        <w:tc>
          <w:tcPr>
            <w:tcW w:w="1559" w:type="dxa"/>
            <w:vAlign w:val="center"/>
          </w:tcPr>
          <w:p w14:paraId="06583E40" w14:textId="77777777" w:rsidR="00FB4876" w:rsidRDefault="00FB4876" w:rsidP="00D23EB7">
            <w:pPr>
              <w:keepNext/>
              <w:spacing w:before="120" w:after="120"/>
              <w:jc w:val="left"/>
            </w:pPr>
            <w:r>
              <w:t>float</w:t>
            </w:r>
          </w:p>
        </w:tc>
        <w:tc>
          <w:tcPr>
            <w:tcW w:w="992" w:type="dxa"/>
            <w:vAlign w:val="center"/>
          </w:tcPr>
          <w:p w14:paraId="0258DAC5" w14:textId="77777777" w:rsidR="00FB4876" w:rsidRDefault="00FB4876" w:rsidP="00D23EB7">
            <w:pPr>
              <w:keepNext/>
              <w:spacing w:before="120" w:after="120"/>
              <w:jc w:val="left"/>
            </w:pPr>
            <w:r>
              <w:t>Không</w:t>
            </w:r>
          </w:p>
        </w:tc>
        <w:tc>
          <w:tcPr>
            <w:tcW w:w="2552" w:type="dxa"/>
            <w:vAlign w:val="center"/>
          </w:tcPr>
          <w:p w14:paraId="25CD6FEA" w14:textId="77777777" w:rsidR="00FB4876" w:rsidRDefault="00FB4876" w:rsidP="00D23EB7">
            <w:pPr>
              <w:keepNext/>
              <w:spacing w:before="120" w:after="120"/>
              <w:jc w:val="left"/>
            </w:pPr>
          </w:p>
        </w:tc>
        <w:tc>
          <w:tcPr>
            <w:tcW w:w="2125" w:type="dxa"/>
            <w:vAlign w:val="center"/>
          </w:tcPr>
          <w:p w14:paraId="554B2E43" w14:textId="77777777" w:rsidR="00FB4876" w:rsidRDefault="00FB4876" w:rsidP="00D23EB7">
            <w:pPr>
              <w:keepNext/>
              <w:spacing w:before="120" w:after="120"/>
              <w:jc w:val="left"/>
            </w:pPr>
          </w:p>
        </w:tc>
      </w:tr>
    </w:tbl>
    <w:p w14:paraId="26B4C04B" w14:textId="77777777" w:rsidR="003221F2" w:rsidRDefault="00C45D22" w:rsidP="00C45D22">
      <w:pPr>
        <w:pStyle w:val="Caption1"/>
      </w:pPr>
      <w:r>
        <w:t>Bảng 3.12: Bảng quyên góp.</w:t>
      </w:r>
    </w:p>
    <w:p w14:paraId="7F41CB18" w14:textId="77777777" w:rsidR="00D23EB7" w:rsidRDefault="00D23EB7" w:rsidP="00D23EB7">
      <w:pPr>
        <w:pStyle w:val="Caption1"/>
        <w:jc w:val="both"/>
        <w:rPr>
          <w:rFonts w:cs="Times New Roman"/>
          <w:sz w:val="26"/>
          <w:szCs w:val="26"/>
        </w:rPr>
      </w:pPr>
      <w:r>
        <w:tab/>
      </w:r>
      <w:r>
        <w:tab/>
      </w:r>
      <w:r w:rsidRPr="00EB78B5">
        <w:rPr>
          <w:rFonts w:cs="Times New Roman"/>
          <w:sz w:val="26"/>
          <w:szCs w:val="26"/>
        </w:rPr>
        <w:t>3.2.3.1</w:t>
      </w:r>
      <w:r>
        <w:rPr>
          <w:rFonts w:cs="Times New Roman"/>
          <w:sz w:val="26"/>
          <w:szCs w:val="26"/>
        </w:rPr>
        <w:t xml:space="preserve">1. </w:t>
      </w:r>
      <w:r w:rsidRPr="00EB78B5">
        <w:rPr>
          <w:rFonts w:cs="Times New Roman"/>
          <w:sz w:val="26"/>
          <w:szCs w:val="26"/>
        </w:rPr>
        <w:t xml:space="preserve">Bảng </w:t>
      </w:r>
      <w:r>
        <w:rPr>
          <w:rFonts w:cs="Times New Roman"/>
          <w:sz w:val="26"/>
          <w:szCs w:val="26"/>
        </w:rPr>
        <w:t>theo dõi</w:t>
      </w:r>
    </w:p>
    <w:p w14:paraId="1A194D5C" w14:textId="77777777" w:rsidR="00D23EB7" w:rsidRDefault="00D23EB7" w:rsidP="00D23EB7">
      <w:pPr>
        <w:pStyle w:val="thongthuong"/>
      </w:pPr>
      <w:r>
        <w:t>Bảng này dùng để lưu thông tin đăng kí sau khi nhà hảo tâm chọn tính năng theo dõi hoạt động thiện nguyện.</w:t>
      </w:r>
    </w:p>
    <w:tbl>
      <w:tblPr>
        <w:tblStyle w:val="TableGrid"/>
        <w:tblW w:w="0" w:type="auto"/>
        <w:tblLook w:val="04A0" w:firstRow="1" w:lastRow="0" w:firstColumn="1" w:lastColumn="0" w:noHBand="0" w:noVBand="1"/>
      </w:tblPr>
      <w:tblGrid>
        <w:gridCol w:w="2122"/>
        <w:gridCol w:w="1559"/>
        <w:gridCol w:w="992"/>
        <w:gridCol w:w="2552"/>
        <w:gridCol w:w="2125"/>
      </w:tblGrid>
      <w:tr w:rsidR="00FB4876" w:rsidRPr="0070044E" w14:paraId="01F53E55" w14:textId="77777777" w:rsidTr="00BC5D4D">
        <w:tc>
          <w:tcPr>
            <w:tcW w:w="9350" w:type="dxa"/>
            <w:gridSpan w:val="5"/>
            <w:shd w:val="clear" w:color="auto" w:fill="FFFFFF" w:themeFill="background1"/>
            <w:vAlign w:val="center"/>
          </w:tcPr>
          <w:p w14:paraId="57B97CCA" w14:textId="77777777" w:rsidR="00FB4876" w:rsidRPr="0070044E" w:rsidRDefault="00FB4876" w:rsidP="00D23EB7">
            <w:pPr>
              <w:keepNext/>
              <w:spacing w:before="120" w:after="120"/>
              <w:jc w:val="left"/>
              <w:rPr>
                <w:b/>
              </w:rPr>
            </w:pPr>
            <w:r w:rsidRPr="0070044E">
              <w:rPr>
                <w:b/>
              </w:rPr>
              <w:t>Tên bảng: tbl</w:t>
            </w:r>
            <w:r w:rsidR="00216B7C">
              <w:rPr>
                <w:b/>
              </w:rPr>
              <w:t>_</w:t>
            </w:r>
            <w:r>
              <w:rPr>
                <w:b/>
              </w:rPr>
              <w:t>theo</w:t>
            </w:r>
            <w:r w:rsidR="00216B7C">
              <w:rPr>
                <w:b/>
              </w:rPr>
              <w:t>_</w:t>
            </w:r>
            <w:r>
              <w:rPr>
                <w:b/>
              </w:rPr>
              <w:t>doi</w:t>
            </w:r>
          </w:p>
        </w:tc>
      </w:tr>
      <w:tr w:rsidR="00FB4876" w:rsidRPr="0070044E" w14:paraId="7EB20651" w14:textId="77777777" w:rsidTr="00BC5D4D">
        <w:tc>
          <w:tcPr>
            <w:tcW w:w="2122" w:type="dxa"/>
            <w:shd w:val="clear" w:color="auto" w:fill="FFFFFF" w:themeFill="background1"/>
            <w:vAlign w:val="center"/>
          </w:tcPr>
          <w:p w14:paraId="3864FA67"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14E70BC1"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7EBA966B" w14:textId="77777777" w:rsidR="00FB4876" w:rsidRPr="0070044E" w:rsidRDefault="00FB4876" w:rsidP="00D23EB7">
            <w:pPr>
              <w:keepNext/>
              <w:spacing w:before="120" w:after="120"/>
              <w:jc w:val="center"/>
              <w:rPr>
                <w:b/>
              </w:rPr>
            </w:pPr>
            <w:r w:rsidRPr="0070044E">
              <w:rPr>
                <w:b/>
              </w:rPr>
              <w:t>Null</w:t>
            </w:r>
          </w:p>
        </w:tc>
        <w:tc>
          <w:tcPr>
            <w:tcW w:w="2552" w:type="dxa"/>
            <w:shd w:val="clear" w:color="auto" w:fill="FFFFFF" w:themeFill="background1"/>
            <w:vAlign w:val="center"/>
          </w:tcPr>
          <w:p w14:paraId="5729869F" w14:textId="77777777" w:rsidR="00FB4876" w:rsidRPr="0070044E" w:rsidRDefault="00FB4876"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6F1E766C" w14:textId="77777777" w:rsidR="00FB4876" w:rsidRPr="0070044E" w:rsidRDefault="00FB4876" w:rsidP="00D23EB7">
            <w:pPr>
              <w:keepNext/>
              <w:spacing w:before="120" w:after="120"/>
              <w:jc w:val="center"/>
              <w:rPr>
                <w:b/>
              </w:rPr>
            </w:pPr>
            <w:r w:rsidRPr="0070044E">
              <w:rPr>
                <w:b/>
              </w:rPr>
              <w:t>Liên kết tới</w:t>
            </w:r>
          </w:p>
        </w:tc>
      </w:tr>
      <w:tr w:rsidR="00FB4876" w14:paraId="4B3EE0E1" w14:textId="77777777" w:rsidTr="00FB4876">
        <w:tc>
          <w:tcPr>
            <w:tcW w:w="2122" w:type="dxa"/>
            <w:vAlign w:val="center"/>
          </w:tcPr>
          <w:p w14:paraId="0EA93FA6" w14:textId="77777777" w:rsidR="00FB4876" w:rsidRDefault="00FB4876" w:rsidP="00216B7C">
            <w:pPr>
              <w:keepNext/>
              <w:spacing w:before="120" w:after="120"/>
              <w:jc w:val="left"/>
            </w:pPr>
            <w:r>
              <w:t>idDangK</w:t>
            </w:r>
            <w:r w:rsidR="00216B7C">
              <w:t>y</w:t>
            </w:r>
            <w:r>
              <w:t>(Chính)</w:t>
            </w:r>
          </w:p>
        </w:tc>
        <w:tc>
          <w:tcPr>
            <w:tcW w:w="1559" w:type="dxa"/>
            <w:vAlign w:val="center"/>
          </w:tcPr>
          <w:p w14:paraId="0DFB7E47" w14:textId="77777777" w:rsidR="00FB4876" w:rsidRDefault="00FB4876" w:rsidP="00D23EB7">
            <w:pPr>
              <w:keepNext/>
              <w:spacing w:before="120" w:after="120"/>
              <w:jc w:val="left"/>
            </w:pPr>
            <w:r>
              <w:t>int(20)</w:t>
            </w:r>
          </w:p>
        </w:tc>
        <w:tc>
          <w:tcPr>
            <w:tcW w:w="992" w:type="dxa"/>
            <w:vAlign w:val="center"/>
          </w:tcPr>
          <w:p w14:paraId="04281B66" w14:textId="77777777" w:rsidR="00FB4876" w:rsidRDefault="00FB4876" w:rsidP="00D23EB7">
            <w:pPr>
              <w:keepNext/>
              <w:spacing w:before="120" w:after="120"/>
              <w:jc w:val="left"/>
            </w:pPr>
            <w:r>
              <w:t>Không</w:t>
            </w:r>
          </w:p>
        </w:tc>
        <w:tc>
          <w:tcPr>
            <w:tcW w:w="2552" w:type="dxa"/>
            <w:vAlign w:val="center"/>
          </w:tcPr>
          <w:p w14:paraId="11AFD4F9" w14:textId="77777777" w:rsidR="00FB4876" w:rsidRDefault="00FB4876" w:rsidP="00D23EB7">
            <w:pPr>
              <w:keepNext/>
              <w:spacing w:before="120" w:after="120"/>
              <w:jc w:val="left"/>
            </w:pPr>
          </w:p>
        </w:tc>
        <w:tc>
          <w:tcPr>
            <w:tcW w:w="2125" w:type="dxa"/>
            <w:vAlign w:val="center"/>
          </w:tcPr>
          <w:p w14:paraId="218A21C9" w14:textId="77777777" w:rsidR="00FB4876" w:rsidRDefault="00FB4876" w:rsidP="00D23EB7">
            <w:pPr>
              <w:keepNext/>
              <w:spacing w:before="120" w:after="120"/>
              <w:jc w:val="left"/>
            </w:pPr>
          </w:p>
        </w:tc>
      </w:tr>
      <w:tr w:rsidR="00FB4876" w14:paraId="19559FA2" w14:textId="77777777" w:rsidTr="00FB4876">
        <w:tc>
          <w:tcPr>
            <w:tcW w:w="2122" w:type="dxa"/>
            <w:vAlign w:val="center"/>
          </w:tcPr>
          <w:p w14:paraId="4645EECE" w14:textId="77777777" w:rsidR="00FB4876" w:rsidRDefault="00FB4876" w:rsidP="00216B7C">
            <w:pPr>
              <w:keepNext/>
              <w:spacing w:before="120" w:after="120"/>
              <w:jc w:val="left"/>
            </w:pPr>
            <w:r>
              <w:t>idN</w:t>
            </w:r>
            <w:r w:rsidR="00216B7C">
              <w:t>haHaoTam</w:t>
            </w:r>
          </w:p>
        </w:tc>
        <w:tc>
          <w:tcPr>
            <w:tcW w:w="1559" w:type="dxa"/>
            <w:vAlign w:val="center"/>
          </w:tcPr>
          <w:p w14:paraId="03E7313A" w14:textId="77777777" w:rsidR="00FB4876" w:rsidRDefault="00FB4876" w:rsidP="00D23EB7">
            <w:pPr>
              <w:keepNext/>
              <w:spacing w:before="120" w:after="120"/>
              <w:jc w:val="left"/>
            </w:pPr>
            <w:r>
              <w:t>int(20)</w:t>
            </w:r>
          </w:p>
        </w:tc>
        <w:tc>
          <w:tcPr>
            <w:tcW w:w="992" w:type="dxa"/>
            <w:vAlign w:val="center"/>
          </w:tcPr>
          <w:p w14:paraId="5758301F" w14:textId="77777777" w:rsidR="00FB4876" w:rsidRDefault="00FB4876" w:rsidP="00D23EB7">
            <w:pPr>
              <w:keepNext/>
              <w:spacing w:before="120" w:after="120"/>
              <w:jc w:val="left"/>
            </w:pPr>
            <w:r>
              <w:t>Không</w:t>
            </w:r>
          </w:p>
        </w:tc>
        <w:tc>
          <w:tcPr>
            <w:tcW w:w="2552" w:type="dxa"/>
            <w:vAlign w:val="center"/>
          </w:tcPr>
          <w:p w14:paraId="6D3AFBFC" w14:textId="77777777" w:rsidR="00FB4876" w:rsidRDefault="00FB4876" w:rsidP="00D23EB7">
            <w:pPr>
              <w:keepNext/>
              <w:spacing w:before="120" w:after="120"/>
              <w:jc w:val="left"/>
            </w:pPr>
          </w:p>
        </w:tc>
        <w:tc>
          <w:tcPr>
            <w:tcW w:w="2125" w:type="dxa"/>
            <w:vAlign w:val="center"/>
          </w:tcPr>
          <w:p w14:paraId="0AE1F3E0" w14:textId="77777777" w:rsidR="00FB4876" w:rsidRDefault="00216B7C" w:rsidP="00D23EB7">
            <w:pPr>
              <w:keepNext/>
              <w:spacing w:before="120" w:after="120"/>
              <w:jc w:val="left"/>
            </w:pPr>
            <w:r>
              <w:t xml:space="preserve">tbl_nguoi_dung </w:t>
            </w:r>
            <w:r>
              <w:sym w:font="Wingdings" w:char="F0E0"/>
            </w:r>
            <w:r>
              <w:t xml:space="preserve"> idNguoiDung</w:t>
            </w:r>
          </w:p>
        </w:tc>
      </w:tr>
      <w:tr w:rsidR="00FB4876" w14:paraId="7476F94F" w14:textId="77777777" w:rsidTr="00FB4876">
        <w:tc>
          <w:tcPr>
            <w:tcW w:w="2122" w:type="dxa"/>
            <w:vAlign w:val="center"/>
          </w:tcPr>
          <w:p w14:paraId="04D9D9BB" w14:textId="77777777" w:rsidR="00FB4876" w:rsidRDefault="00FB4876" w:rsidP="00D23EB7">
            <w:pPr>
              <w:keepNext/>
              <w:spacing w:before="120" w:after="120"/>
              <w:jc w:val="left"/>
            </w:pPr>
            <w:r>
              <w:t>idHoatDong</w:t>
            </w:r>
          </w:p>
        </w:tc>
        <w:tc>
          <w:tcPr>
            <w:tcW w:w="1559" w:type="dxa"/>
            <w:vAlign w:val="center"/>
          </w:tcPr>
          <w:p w14:paraId="3482802D" w14:textId="77777777" w:rsidR="00FB4876" w:rsidRDefault="00FB4876" w:rsidP="00D23EB7">
            <w:pPr>
              <w:keepNext/>
              <w:spacing w:before="120" w:after="120"/>
              <w:jc w:val="left"/>
            </w:pPr>
            <w:r>
              <w:t>int(20)</w:t>
            </w:r>
          </w:p>
        </w:tc>
        <w:tc>
          <w:tcPr>
            <w:tcW w:w="992" w:type="dxa"/>
            <w:vAlign w:val="center"/>
          </w:tcPr>
          <w:p w14:paraId="0D7BFC64" w14:textId="77777777" w:rsidR="00FB4876" w:rsidRDefault="00FB4876" w:rsidP="00D23EB7">
            <w:pPr>
              <w:keepNext/>
              <w:spacing w:before="120" w:after="120"/>
              <w:jc w:val="left"/>
            </w:pPr>
            <w:r>
              <w:t>Không</w:t>
            </w:r>
          </w:p>
        </w:tc>
        <w:tc>
          <w:tcPr>
            <w:tcW w:w="2552" w:type="dxa"/>
            <w:vAlign w:val="center"/>
          </w:tcPr>
          <w:p w14:paraId="688E4B16" w14:textId="77777777" w:rsidR="00FB4876" w:rsidRDefault="00FB4876" w:rsidP="00D23EB7">
            <w:pPr>
              <w:keepNext/>
              <w:spacing w:before="120" w:after="120"/>
              <w:jc w:val="left"/>
            </w:pPr>
          </w:p>
        </w:tc>
        <w:tc>
          <w:tcPr>
            <w:tcW w:w="2125" w:type="dxa"/>
            <w:vAlign w:val="center"/>
          </w:tcPr>
          <w:p w14:paraId="35E38520" w14:textId="77777777" w:rsidR="00FB4876" w:rsidRDefault="00216B7C" w:rsidP="00D23EB7">
            <w:pPr>
              <w:keepNext/>
              <w:spacing w:before="120" w:after="120"/>
              <w:jc w:val="left"/>
            </w:pPr>
            <w:r>
              <w:t xml:space="preserve">tbl_hoat_dong </w:t>
            </w:r>
            <w:r>
              <w:sym w:font="Wingdings" w:char="F0E0"/>
            </w:r>
            <w:r>
              <w:t xml:space="preserve"> idHoatDong</w:t>
            </w:r>
          </w:p>
        </w:tc>
      </w:tr>
    </w:tbl>
    <w:p w14:paraId="13473FFE" w14:textId="77777777" w:rsidR="00FB4876" w:rsidRDefault="00C45D22" w:rsidP="00C45D22">
      <w:pPr>
        <w:pStyle w:val="Caption1"/>
      </w:pPr>
      <w:r>
        <w:t>Bảng 3.13: Bảng đăng kí theo dõi hoạt động.</w:t>
      </w:r>
    </w:p>
    <w:p w14:paraId="2F6EA327" w14:textId="77777777" w:rsidR="00D23EB7" w:rsidRDefault="00D23EB7" w:rsidP="00D23EB7">
      <w:pPr>
        <w:pStyle w:val="Caption1"/>
        <w:jc w:val="both"/>
        <w:rPr>
          <w:rFonts w:cs="Times New Roman"/>
          <w:sz w:val="26"/>
          <w:szCs w:val="26"/>
        </w:rPr>
      </w:pPr>
      <w:r>
        <w:tab/>
      </w:r>
      <w:r>
        <w:tab/>
      </w:r>
      <w:r w:rsidRPr="00EB78B5">
        <w:rPr>
          <w:rFonts w:cs="Times New Roman"/>
          <w:sz w:val="26"/>
          <w:szCs w:val="26"/>
        </w:rPr>
        <w:t>3.2.3.1</w:t>
      </w:r>
      <w:r>
        <w:rPr>
          <w:rFonts w:cs="Times New Roman"/>
          <w:sz w:val="26"/>
          <w:szCs w:val="26"/>
        </w:rPr>
        <w:t>2</w:t>
      </w:r>
      <w:r w:rsidRPr="00EB78B5">
        <w:rPr>
          <w:rFonts w:cs="Times New Roman"/>
          <w:sz w:val="26"/>
          <w:szCs w:val="26"/>
        </w:rPr>
        <w:t xml:space="preserve">. Bảng </w:t>
      </w:r>
      <w:r>
        <w:rPr>
          <w:rFonts w:cs="Times New Roman"/>
          <w:sz w:val="26"/>
          <w:szCs w:val="26"/>
        </w:rPr>
        <w:t>đăng kí góp sức</w:t>
      </w:r>
    </w:p>
    <w:p w14:paraId="4275EBA1" w14:textId="77777777" w:rsidR="00D23EB7" w:rsidRDefault="00D23EB7" w:rsidP="00D23EB7">
      <w:pPr>
        <w:pStyle w:val="thongthuong"/>
      </w:pPr>
      <w:r>
        <w:t>Bảng này dùng để lưu thông tin đăng kí sau khi nhà hảo tâm chọn tính năng đăng kí góp sức cho hoạt động thiện nguyện.</w:t>
      </w:r>
    </w:p>
    <w:tbl>
      <w:tblPr>
        <w:tblStyle w:val="TableGrid"/>
        <w:tblW w:w="0" w:type="auto"/>
        <w:tblLook w:val="04A0" w:firstRow="1" w:lastRow="0" w:firstColumn="1" w:lastColumn="0" w:noHBand="0" w:noVBand="1"/>
      </w:tblPr>
      <w:tblGrid>
        <w:gridCol w:w="2122"/>
        <w:gridCol w:w="1559"/>
        <w:gridCol w:w="992"/>
        <w:gridCol w:w="2552"/>
        <w:gridCol w:w="2125"/>
      </w:tblGrid>
      <w:tr w:rsidR="00FB4876" w:rsidRPr="0070044E" w14:paraId="078D739F" w14:textId="77777777" w:rsidTr="00BC5D4D">
        <w:tc>
          <w:tcPr>
            <w:tcW w:w="9350" w:type="dxa"/>
            <w:gridSpan w:val="5"/>
            <w:shd w:val="clear" w:color="auto" w:fill="FFFFFF" w:themeFill="background1"/>
            <w:vAlign w:val="center"/>
          </w:tcPr>
          <w:p w14:paraId="40DD5EDF" w14:textId="77777777" w:rsidR="00FB4876" w:rsidRPr="0070044E" w:rsidRDefault="00FB4876" w:rsidP="004D57B0">
            <w:pPr>
              <w:keepNext/>
              <w:spacing w:before="120" w:after="120"/>
              <w:jc w:val="left"/>
              <w:rPr>
                <w:b/>
              </w:rPr>
            </w:pPr>
            <w:r w:rsidRPr="0070044E">
              <w:rPr>
                <w:b/>
              </w:rPr>
              <w:lastRenderedPageBreak/>
              <w:t>Tên bảng: tbl</w:t>
            </w:r>
            <w:r w:rsidR="00216B7C">
              <w:rPr>
                <w:b/>
              </w:rPr>
              <w:t>_</w:t>
            </w:r>
            <w:r>
              <w:rPr>
                <w:b/>
              </w:rPr>
              <w:t>gop</w:t>
            </w:r>
            <w:r w:rsidR="00216B7C">
              <w:rPr>
                <w:b/>
              </w:rPr>
              <w:t>_</w:t>
            </w:r>
            <w:r>
              <w:rPr>
                <w:b/>
              </w:rPr>
              <w:t>suc</w:t>
            </w:r>
          </w:p>
        </w:tc>
      </w:tr>
      <w:tr w:rsidR="00FB4876" w:rsidRPr="0070044E" w14:paraId="4B3169AE" w14:textId="77777777" w:rsidTr="00BC5D4D">
        <w:tc>
          <w:tcPr>
            <w:tcW w:w="2122" w:type="dxa"/>
            <w:shd w:val="clear" w:color="auto" w:fill="FFFFFF" w:themeFill="background1"/>
            <w:vAlign w:val="center"/>
          </w:tcPr>
          <w:p w14:paraId="58994FBC"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0C94C940"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42F94995" w14:textId="77777777" w:rsidR="00FB4876" w:rsidRPr="0070044E" w:rsidRDefault="00FB4876" w:rsidP="00D23EB7">
            <w:pPr>
              <w:keepNext/>
              <w:spacing w:before="120" w:after="120"/>
              <w:jc w:val="center"/>
              <w:rPr>
                <w:b/>
              </w:rPr>
            </w:pPr>
            <w:r w:rsidRPr="0070044E">
              <w:rPr>
                <w:b/>
              </w:rPr>
              <w:t>Null</w:t>
            </w:r>
          </w:p>
        </w:tc>
        <w:tc>
          <w:tcPr>
            <w:tcW w:w="2552" w:type="dxa"/>
            <w:shd w:val="clear" w:color="auto" w:fill="FFFFFF" w:themeFill="background1"/>
            <w:vAlign w:val="center"/>
          </w:tcPr>
          <w:p w14:paraId="7088AED8" w14:textId="77777777" w:rsidR="00FB4876" w:rsidRPr="0070044E" w:rsidRDefault="00FB4876"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46A88CE1" w14:textId="77777777" w:rsidR="00FB4876" w:rsidRPr="0070044E" w:rsidRDefault="00FB4876" w:rsidP="00D23EB7">
            <w:pPr>
              <w:keepNext/>
              <w:spacing w:before="120" w:after="120"/>
              <w:jc w:val="center"/>
              <w:rPr>
                <w:b/>
              </w:rPr>
            </w:pPr>
            <w:r w:rsidRPr="0070044E">
              <w:rPr>
                <w:b/>
              </w:rPr>
              <w:t>Liên kết tới</w:t>
            </w:r>
          </w:p>
        </w:tc>
      </w:tr>
      <w:tr w:rsidR="00FB4876" w14:paraId="0A5BFF22" w14:textId="77777777" w:rsidTr="00FB4876">
        <w:tc>
          <w:tcPr>
            <w:tcW w:w="2122" w:type="dxa"/>
            <w:vAlign w:val="center"/>
          </w:tcPr>
          <w:p w14:paraId="41B01F2A" w14:textId="77777777" w:rsidR="00FB4876" w:rsidRDefault="00FB4876" w:rsidP="00216B7C">
            <w:pPr>
              <w:keepNext/>
              <w:spacing w:before="120" w:after="120"/>
              <w:jc w:val="left"/>
            </w:pPr>
            <w:r>
              <w:t>idDangK</w:t>
            </w:r>
            <w:r w:rsidR="00216B7C">
              <w:t>y</w:t>
            </w:r>
            <w:r>
              <w:t>(Chính)</w:t>
            </w:r>
          </w:p>
        </w:tc>
        <w:tc>
          <w:tcPr>
            <w:tcW w:w="1559" w:type="dxa"/>
            <w:vAlign w:val="center"/>
          </w:tcPr>
          <w:p w14:paraId="1CA857C4" w14:textId="77777777" w:rsidR="00FB4876" w:rsidRDefault="00FB4876" w:rsidP="00D23EB7">
            <w:pPr>
              <w:keepNext/>
              <w:spacing w:before="120" w:after="120"/>
              <w:jc w:val="left"/>
            </w:pPr>
            <w:r>
              <w:t>int(20)</w:t>
            </w:r>
          </w:p>
        </w:tc>
        <w:tc>
          <w:tcPr>
            <w:tcW w:w="992" w:type="dxa"/>
            <w:vAlign w:val="center"/>
          </w:tcPr>
          <w:p w14:paraId="013BB4F3" w14:textId="77777777" w:rsidR="00FB4876" w:rsidRDefault="00FB4876" w:rsidP="00D23EB7">
            <w:pPr>
              <w:keepNext/>
              <w:spacing w:before="120" w:after="120"/>
              <w:jc w:val="left"/>
            </w:pPr>
            <w:r>
              <w:t>Không</w:t>
            </w:r>
          </w:p>
        </w:tc>
        <w:tc>
          <w:tcPr>
            <w:tcW w:w="2552" w:type="dxa"/>
            <w:vAlign w:val="center"/>
          </w:tcPr>
          <w:p w14:paraId="6A999156" w14:textId="77777777" w:rsidR="00FB4876" w:rsidRDefault="00FB4876" w:rsidP="00D23EB7">
            <w:pPr>
              <w:keepNext/>
              <w:spacing w:before="120" w:after="120"/>
              <w:jc w:val="left"/>
            </w:pPr>
          </w:p>
        </w:tc>
        <w:tc>
          <w:tcPr>
            <w:tcW w:w="2125" w:type="dxa"/>
            <w:vAlign w:val="center"/>
          </w:tcPr>
          <w:p w14:paraId="20697FE4" w14:textId="77777777" w:rsidR="00FB4876" w:rsidRDefault="00FB4876" w:rsidP="00D23EB7">
            <w:pPr>
              <w:keepNext/>
              <w:spacing w:before="120" w:after="120"/>
              <w:jc w:val="left"/>
            </w:pPr>
          </w:p>
        </w:tc>
      </w:tr>
      <w:tr w:rsidR="00FB4876" w14:paraId="540AC475" w14:textId="77777777" w:rsidTr="00FB4876">
        <w:tc>
          <w:tcPr>
            <w:tcW w:w="2122" w:type="dxa"/>
            <w:vAlign w:val="center"/>
          </w:tcPr>
          <w:p w14:paraId="065782C3" w14:textId="77777777" w:rsidR="00FB4876" w:rsidRDefault="00FB4876" w:rsidP="00216B7C">
            <w:pPr>
              <w:keepNext/>
              <w:spacing w:before="120" w:after="120"/>
              <w:jc w:val="left"/>
            </w:pPr>
            <w:r>
              <w:t>idN</w:t>
            </w:r>
            <w:r w:rsidR="00216B7C">
              <w:t>haHaoTam</w:t>
            </w:r>
          </w:p>
        </w:tc>
        <w:tc>
          <w:tcPr>
            <w:tcW w:w="1559" w:type="dxa"/>
            <w:vAlign w:val="center"/>
          </w:tcPr>
          <w:p w14:paraId="66402A49" w14:textId="77777777" w:rsidR="00FB4876" w:rsidRDefault="00FB4876" w:rsidP="00D23EB7">
            <w:pPr>
              <w:keepNext/>
              <w:spacing w:before="120" w:after="120"/>
              <w:jc w:val="left"/>
            </w:pPr>
            <w:r>
              <w:t>int(20)</w:t>
            </w:r>
          </w:p>
        </w:tc>
        <w:tc>
          <w:tcPr>
            <w:tcW w:w="992" w:type="dxa"/>
            <w:vAlign w:val="center"/>
          </w:tcPr>
          <w:p w14:paraId="46A31C3E" w14:textId="77777777" w:rsidR="00FB4876" w:rsidRDefault="00FB4876" w:rsidP="00D23EB7">
            <w:pPr>
              <w:keepNext/>
              <w:spacing w:before="120" w:after="120"/>
              <w:jc w:val="left"/>
            </w:pPr>
            <w:r>
              <w:t>Không</w:t>
            </w:r>
          </w:p>
        </w:tc>
        <w:tc>
          <w:tcPr>
            <w:tcW w:w="2552" w:type="dxa"/>
            <w:vAlign w:val="center"/>
          </w:tcPr>
          <w:p w14:paraId="7A7F5BAC" w14:textId="77777777" w:rsidR="00FB4876" w:rsidRDefault="00FB4876" w:rsidP="00D23EB7">
            <w:pPr>
              <w:keepNext/>
              <w:spacing w:before="120" w:after="120"/>
              <w:jc w:val="left"/>
            </w:pPr>
          </w:p>
        </w:tc>
        <w:tc>
          <w:tcPr>
            <w:tcW w:w="2125" w:type="dxa"/>
            <w:vAlign w:val="center"/>
          </w:tcPr>
          <w:p w14:paraId="02ECDDEF" w14:textId="77777777" w:rsidR="00FB4876" w:rsidRDefault="00216B7C" w:rsidP="00D23EB7">
            <w:pPr>
              <w:keepNext/>
              <w:spacing w:before="120" w:after="120"/>
              <w:jc w:val="left"/>
            </w:pPr>
            <w:r>
              <w:t xml:space="preserve">tbl_nguoi_dung </w:t>
            </w:r>
            <w:r>
              <w:sym w:font="Wingdings" w:char="F0E0"/>
            </w:r>
            <w:r>
              <w:t xml:space="preserve"> idNguoiDung</w:t>
            </w:r>
          </w:p>
        </w:tc>
      </w:tr>
      <w:tr w:rsidR="00FB4876" w14:paraId="640258D2" w14:textId="77777777" w:rsidTr="00FB4876">
        <w:tc>
          <w:tcPr>
            <w:tcW w:w="2122" w:type="dxa"/>
            <w:vAlign w:val="center"/>
          </w:tcPr>
          <w:p w14:paraId="3C1FA3E8" w14:textId="77777777" w:rsidR="00FB4876" w:rsidRDefault="00FB4876" w:rsidP="00D23EB7">
            <w:pPr>
              <w:keepNext/>
              <w:spacing w:before="120" w:after="120"/>
              <w:jc w:val="left"/>
            </w:pPr>
            <w:r>
              <w:t>idHoatDong</w:t>
            </w:r>
          </w:p>
        </w:tc>
        <w:tc>
          <w:tcPr>
            <w:tcW w:w="1559" w:type="dxa"/>
            <w:vAlign w:val="center"/>
          </w:tcPr>
          <w:p w14:paraId="24DFDF3D" w14:textId="77777777" w:rsidR="00FB4876" w:rsidRDefault="00FB4876" w:rsidP="00D23EB7">
            <w:pPr>
              <w:keepNext/>
              <w:spacing w:before="120" w:after="120"/>
              <w:jc w:val="left"/>
            </w:pPr>
            <w:r>
              <w:t>int(20)</w:t>
            </w:r>
          </w:p>
        </w:tc>
        <w:tc>
          <w:tcPr>
            <w:tcW w:w="992" w:type="dxa"/>
            <w:vAlign w:val="center"/>
          </w:tcPr>
          <w:p w14:paraId="3B83E67A" w14:textId="77777777" w:rsidR="00FB4876" w:rsidRDefault="00FB4876" w:rsidP="00D23EB7">
            <w:pPr>
              <w:keepNext/>
              <w:spacing w:before="120" w:after="120"/>
              <w:jc w:val="left"/>
            </w:pPr>
            <w:r>
              <w:t>Không</w:t>
            </w:r>
          </w:p>
        </w:tc>
        <w:tc>
          <w:tcPr>
            <w:tcW w:w="2552" w:type="dxa"/>
            <w:vAlign w:val="center"/>
          </w:tcPr>
          <w:p w14:paraId="4E2D9C74" w14:textId="77777777" w:rsidR="00FB4876" w:rsidRDefault="00FB4876" w:rsidP="00D23EB7">
            <w:pPr>
              <w:keepNext/>
              <w:spacing w:before="120" w:after="120"/>
              <w:jc w:val="left"/>
            </w:pPr>
          </w:p>
        </w:tc>
        <w:tc>
          <w:tcPr>
            <w:tcW w:w="2125" w:type="dxa"/>
            <w:vAlign w:val="center"/>
          </w:tcPr>
          <w:p w14:paraId="46D7E894" w14:textId="77777777" w:rsidR="00FB4876" w:rsidRDefault="00216B7C" w:rsidP="00D23EB7">
            <w:pPr>
              <w:keepNext/>
              <w:spacing w:before="120" w:after="120"/>
              <w:jc w:val="left"/>
            </w:pPr>
            <w:r>
              <w:t xml:space="preserve">tbl_hoat_dong </w:t>
            </w:r>
            <w:r>
              <w:sym w:font="Wingdings" w:char="F0E0"/>
            </w:r>
            <w:r>
              <w:t xml:space="preserve"> idHoatDong</w:t>
            </w:r>
          </w:p>
        </w:tc>
      </w:tr>
    </w:tbl>
    <w:p w14:paraId="49164F13" w14:textId="77777777" w:rsidR="00FB4876" w:rsidRDefault="00C45D22" w:rsidP="00C45D22">
      <w:pPr>
        <w:pStyle w:val="Caption1"/>
      </w:pPr>
      <w:r>
        <w:t>Bảng 3.14: Bảng đăng kí góp sức.</w:t>
      </w:r>
    </w:p>
    <w:p w14:paraId="77E45D1F" w14:textId="77777777" w:rsidR="00D23EB7" w:rsidRDefault="00D23EB7" w:rsidP="00D23EB7">
      <w:pPr>
        <w:pStyle w:val="Caption1"/>
        <w:jc w:val="both"/>
        <w:rPr>
          <w:rFonts w:cs="Times New Roman"/>
          <w:sz w:val="26"/>
          <w:szCs w:val="26"/>
        </w:rPr>
      </w:pPr>
      <w:r>
        <w:tab/>
      </w:r>
      <w:r>
        <w:tab/>
      </w:r>
      <w:r w:rsidRPr="00EB78B5">
        <w:rPr>
          <w:rFonts w:cs="Times New Roman"/>
          <w:sz w:val="26"/>
          <w:szCs w:val="26"/>
        </w:rPr>
        <w:t>3.2.3.1</w:t>
      </w:r>
      <w:r>
        <w:rPr>
          <w:rFonts w:cs="Times New Roman"/>
          <w:sz w:val="26"/>
          <w:szCs w:val="26"/>
        </w:rPr>
        <w:t>3</w:t>
      </w:r>
      <w:r w:rsidRPr="00EB78B5">
        <w:rPr>
          <w:rFonts w:cs="Times New Roman"/>
          <w:sz w:val="26"/>
          <w:szCs w:val="26"/>
        </w:rPr>
        <w:t xml:space="preserve">. Bảng </w:t>
      </w:r>
      <w:r>
        <w:rPr>
          <w:rFonts w:cs="Times New Roman"/>
          <w:sz w:val="26"/>
          <w:szCs w:val="26"/>
        </w:rPr>
        <w:t>tin hoạt động</w:t>
      </w:r>
    </w:p>
    <w:p w14:paraId="0ED56A92" w14:textId="77777777" w:rsidR="00D23EB7" w:rsidRDefault="00D23EB7" w:rsidP="00D23EB7">
      <w:pPr>
        <w:pStyle w:val="thongthuong"/>
      </w:pPr>
      <w:r>
        <w:t>Bảng này dùng để lưu thông tin của các tin tức</w:t>
      </w:r>
      <w:r w:rsidR="00E70F4B">
        <w:t xml:space="preserve"> có thể</w:t>
      </w:r>
      <w:r>
        <w:t xml:space="preserve"> liên quan đến hoạt động thiện nguyện</w:t>
      </w:r>
      <w:r w:rsidR="00E70F4B">
        <w:t xml:space="preserve"> hoặc tin tự do</w:t>
      </w:r>
      <w:r>
        <w:t>.</w:t>
      </w:r>
    </w:p>
    <w:tbl>
      <w:tblPr>
        <w:tblStyle w:val="TableGrid"/>
        <w:tblW w:w="0" w:type="auto"/>
        <w:tblLook w:val="04A0" w:firstRow="1" w:lastRow="0" w:firstColumn="1" w:lastColumn="0" w:noHBand="0" w:noVBand="1"/>
      </w:tblPr>
      <w:tblGrid>
        <w:gridCol w:w="2123"/>
        <w:gridCol w:w="1559"/>
        <w:gridCol w:w="992"/>
        <w:gridCol w:w="2551"/>
        <w:gridCol w:w="2125"/>
      </w:tblGrid>
      <w:tr w:rsidR="00FB4876" w:rsidRPr="0070044E" w14:paraId="657480DD" w14:textId="77777777" w:rsidTr="00BC5D4D">
        <w:tc>
          <w:tcPr>
            <w:tcW w:w="9350" w:type="dxa"/>
            <w:gridSpan w:val="5"/>
            <w:shd w:val="clear" w:color="auto" w:fill="FFFFFF" w:themeFill="background1"/>
            <w:vAlign w:val="center"/>
          </w:tcPr>
          <w:p w14:paraId="2C6623B4" w14:textId="77777777" w:rsidR="00FB4876" w:rsidRPr="0070044E" w:rsidRDefault="00FB4876" w:rsidP="00E70F4B">
            <w:pPr>
              <w:keepNext/>
              <w:spacing w:before="120" w:after="120"/>
              <w:jc w:val="left"/>
              <w:rPr>
                <w:b/>
              </w:rPr>
            </w:pPr>
            <w:r w:rsidRPr="0070044E">
              <w:rPr>
                <w:b/>
              </w:rPr>
              <w:t>Tên bảng: tbl</w:t>
            </w:r>
            <w:r w:rsidR="00216B7C">
              <w:rPr>
                <w:b/>
              </w:rPr>
              <w:t>_</w:t>
            </w:r>
            <w:r>
              <w:rPr>
                <w:b/>
              </w:rPr>
              <w:t>tin</w:t>
            </w:r>
            <w:r w:rsidR="00216B7C">
              <w:rPr>
                <w:b/>
              </w:rPr>
              <w:t>_</w:t>
            </w:r>
            <w:r w:rsidR="00E70F4B">
              <w:rPr>
                <w:b/>
              </w:rPr>
              <w:t>tuc</w:t>
            </w:r>
          </w:p>
        </w:tc>
      </w:tr>
      <w:tr w:rsidR="00FB4876" w:rsidRPr="0070044E" w14:paraId="6E52EE76" w14:textId="77777777" w:rsidTr="00BC5D4D">
        <w:tc>
          <w:tcPr>
            <w:tcW w:w="2123" w:type="dxa"/>
            <w:shd w:val="clear" w:color="auto" w:fill="FFFFFF" w:themeFill="background1"/>
            <w:vAlign w:val="center"/>
          </w:tcPr>
          <w:p w14:paraId="41807B45" w14:textId="77777777" w:rsidR="00FB4876" w:rsidRPr="0070044E" w:rsidRDefault="00FB4876" w:rsidP="00D23EB7">
            <w:pPr>
              <w:keepNext/>
              <w:spacing w:before="120" w:after="120"/>
              <w:jc w:val="center"/>
              <w:rPr>
                <w:b/>
              </w:rPr>
            </w:pPr>
            <w:r w:rsidRPr="0070044E">
              <w:rPr>
                <w:b/>
              </w:rPr>
              <w:t>Cột</w:t>
            </w:r>
          </w:p>
        </w:tc>
        <w:tc>
          <w:tcPr>
            <w:tcW w:w="1559" w:type="dxa"/>
            <w:shd w:val="clear" w:color="auto" w:fill="FFFFFF" w:themeFill="background1"/>
            <w:vAlign w:val="center"/>
          </w:tcPr>
          <w:p w14:paraId="7905EFDD" w14:textId="77777777" w:rsidR="00FB4876" w:rsidRPr="0070044E" w:rsidRDefault="00FB4876" w:rsidP="00D23EB7">
            <w:pPr>
              <w:keepNext/>
              <w:spacing w:before="120" w:after="120"/>
              <w:jc w:val="center"/>
              <w:rPr>
                <w:b/>
              </w:rPr>
            </w:pPr>
            <w:r w:rsidRPr="0070044E">
              <w:rPr>
                <w:b/>
              </w:rPr>
              <w:t>Kiểu</w:t>
            </w:r>
          </w:p>
        </w:tc>
        <w:tc>
          <w:tcPr>
            <w:tcW w:w="992" w:type="dxa"/>
            <w:shd w:val="clear" w:color="auto" w:fill="FFFFFF" w:themeFill="background1"/>
            <w:vAlign w:val="center"/>
          </w:tcPr>
          <w:p w14:paraId="73CFDD67" w14:textId="77777777" w:rsidR="00FB4876" w:rsidRPr="0070044E" w:rsidRDefault="00FB4876" w:rsidP="00D23EB7">
            <w:pPr>
              <w:keepNext/>
              <w:spacing w:before="120" w:after="120"/>
              <w:jc w:val="center"/>
              <w:rPr>
                <w:b/>
              </w:rPr>
            </w:pPr>
            <w:r w:rsidRPr="0070044E">
              <w:rPr>
                <w:b/>
              </w:rPr>
              <w:t>Null</w:t>
            </w:r>
          </w:p>
        </w:tc>
        <w:tc>
          <w:tcPr>
            <w:tcW w:w="2551" w:type="dxa"/>
            <w:shd w:val="clear" w:color="auto" w:fill="FFFFFF" w:themeFill="background1"/>
            <w:vAlign w:val="center"/>
          </w:tcPr>
          <w:p w14:paraId="086DBCD2" w14:textId="77777777" w:rsidR="00FB4876" w:rsidRPr="0070044E" w:rsidRDefault="00FB4876" w:rsidP="00D23EB7">
            <w:pPr>
              <w:keepNext/>
              <w:spacing w:before="120" w:after="120"/>
              <w:jc w:val="center"/>
              <w:rPr>
                <w:b/>
              </w:rPr>
            </w:pPr>
            <w:r w:rsidRPr="0070044E">
              <w:rPr>
                <w:b/>
              </w:rPr>
              <w:t>Mặc định</w:t>
            </w:r>
          </w:p>
        </w:tc>
        <w:tc>
          <w:tcPr>
            <w:tcW w:w="2125" w:type="dxa"/>
            <w:shd w:val="clear" w:color="auto" w:fill="FFFFFF" w:themeFill="background1"/>
            <w:vAlign w:val="center"/>
          </w:tcPr>
          <w:p w14:paraId="74F17643" w14:textId="77777777" w:rsidR="00FB4876" w:rsidRPr="0070044E" w:rsidRDefault="00FB4876" w:rsidP="00D23EB7">
            <w:pPr>
              <w:keepNext/>
              <w:spacing w:before="120" w:after="120"/>
              <w:jc w:val="center"/>
              <w:rPr>
                <w:b/>
              </w:rPr>
            </w:pPr>
            <w:r w:rsidRPr="0070044E">
              <w:rPr>
                <w:b/>
              </w:rPr>
              <w:t>Liên kết tới</w:t>
            </w:r>
          </w:p>
        </w:tc>
      </w:tr>
      <w:tr w:rsidR="00FB4876" w14:paraId="7934A77A" w14:textId="77777777" w:rsidTr="00FB4876">
        <w:tc>
          <w:tcPr>
            <w:tcW w:w="2123" w:type="dxa"/>
            <w:vAlign w:val="center"/>
          </w:tcPr>
          <w:p w14:paraId="7E930419" w14:textId="77777777" w:rsidR="00FB4876" w:rsidRDefault="00FB4876" w:rsidP="00D23EB7">
            <w:pPr>
              <w:keepNext/>
              <w:spacing w:before="120" w:after="120"/>
              <w:jc w:val="left"/>
            </w:pPr>
            <w:r>
              <w:t>idTin(Chính)</w:t>
            </w:r>
          </w:p>
        </w:tc>
        <w:tc>
          <w:tcPr>
            <w:tcW w:w="1559" w:type="dxa"/>
            <w:vAlign w:val="center"/>
          </w:tcPr>
          <w:p w14:paraId="69112E30" w14:textId="77777777" w:rsidR="00FB4876" w:rsidRDefault="00FB4876" w:rsidP="00D23EB7">
            <w:pPr>
              <w:keepNext/>
              <w:spacing w:before="120" w:after="120"/>
              <w:jc w:val="left"/>
            </w:pPr>
            <w:r>
              <w:t>int(20)</w:t>
            </w:r>
          </w:p>
        </w:tc>
        <w:tc>
          <w:tcPr>
            <w:tcW w:w="992" w:type="dxa"/>
            <w:vAlign w:val="center"/>
          </w:tcPr>
          <w:p w14:paraId="5325D20F" w14:textId="77777777" w:rsidR="00FB4876" w:rsidRDefault="00FB4876" w:rsidP="00D23EB7">
            <w:pPr>
              <w:keepNext/>
              <w:spacing w:before="120" w:after="120"/>
              <w:jc w:val="left"/>
            </w:pPr>
            <w:r>
              <w:t>Không</w:t>
            </w:r>
          </w:p>
        </w:tc>
        <w:tc>
          <w:tcPr>
            <w:tcW w:w="2551" w:type="dxa"/>
            <w:vAlign w:val="center"/>
          </w:tcPr>
          <w:p w14:paraId="6CF8757E" w14:textId="77777777" w:rsidR="00FB4876" w:rsidRDefault="00FB4876" w:rsidP="00D23EB7">
            <w:pPr>
              <w:keepNext/>
              <w:spacing w:before="120" w:after="120"/>
              <w:jc w:val="left"/>
            </w:pPr>
          </w:p>
        </w:tc>
        <w:tc>
          <w:tcPr>
            <w:tcW w:w="2125" w:type="dxa"/>
            <w:vAlign w:val="center"/>
          </w:tcPr>
          <w:p w14:paraId="12C06022" w14:textId="77777777" w:rsidR="00FB4876" w:rsidRDefault="00FB4876" w:rsidP="00D23EB7">
            <w:pPr>
              <w:keepNext/>
              <w:spacing w:before="120" w:after="120"/>
              <w:jc w:val="left"/>
            </w:pPr>
          </w:p>
        </w:tc>
      </w:tr>
      <w:tr w:rsidR="00FB4876" w14:paraId="2350D732" w14:textId="77777777" w:rsidTr="00FB4876">
        <w:tc>
          <w:tcPr>
            <w:tcW w:w="2123" w:type="dxa"/>
            <w:vAlign w:val="center"/>
          </w:tcPr>
          <w:p w14:paraId="7409FD2F" w14:textId="77777777" w:rsidR="00FB4876" w:rsidRDefault="00FB4876" w:rsidP="00D23EB7">
            <w:pPr>
              <w:keepNext/>
              <w:spacing w:before="120" w:after="120"/>
              <w:jc w:val="left"/>
            </w:pPr>
            <w:r>
              <w:t>TenTin</w:t>
            </w:r>
          </w:p>
        </w:tc>
        <w:tc>
          <w:tcPr>
            <w:tcW w:w="1559" w:type="dxa"/>
            <w:vAlign w:val="center"/>
          </w:tcPr>
          <w:p w14:paraId="3E42FCAB" w14:textId="77777777" w:rsidR="00FB4876" w:rsidRDefault="00216B7C" w:rsidP="00216B7C">
            <w:pPr>
              <w:keepNext/>
              <w:spacing w:before="120" w:after="120"/>
              <w:jc w:val="left"/>
            </w:pPr>
            <w:r>
              <w:t>text</w:t>
            </w:r>
          </w:p>
        </w:tc>
        <w:tc>
          <w:tcPr>
            <w:tcW w:w="992" w:type="dxa"/>
            <w:vAlign w:val="center"/>
          </w:tcPr>
          <w:p w14:paraId="2AE40B0F" w14:textId="77777777" w:rsidR="00FB4876" w:rsidRDefault="00FB4876" w:rsidP="00D23EB7">
            <w:pPr>
              <w:keepNext/>
              <w:spacing w:before="120" w:after="120"/>
              <w:jc w:val="left"/>
            </w:pPr>
            <w:r>
              <w:t>Không</w:t>
            </w:r>
          </w:p>
        </w:tc>
        <w:tc>
          <w:tcPr>
            <w:tcW w:w="2551" w:type="dxa"/>
            <w:vAlign w:val="center"/>
          </w:tcPr>
          <w:p w14:paraId="0988F740" w14:textId="77777777" w:rsidR="00FB4876" w:rsidRDefault="00FB4876" w:rsidP="00D23EB7">
            <w:pPr>
              <w:keepNext/>
              <w:spacing w:before="120" w:after="120"/>
              <w:jc w:val="left"/>
            </w:pPr>
          </w:p>
        </w:tc>
        <w:tc>
          <w:tcPr>
            <w:tcW w:w="2125" w:type="dxa"/>
            <w:vAlign w:val="center"/>
          </w:tcPr>
          <w:p w14:paraId="6681F996" w14:textId="77777777" w:rsidR="00FB4876" w:rsidRDefault="00FB4876" w:rsidP="00D23EB7">
            <w:pPr>
              <w:keepNext/>
              <w:spacing w:before="120" w:after="120"/>
              <w:jc w:val="left"/>
            </w:pPr>
          </w:p>
        </w:tc>
      </w:tr>
      <w:tr w:rsidR="00FB4876" w14:paraId="1011FE45" w14:textId="77777777" w:rsidTr="00FB4876">
        <w:tc>
          <w:tcPr>
            <w:tcW w:w="2123" w:type="dxa"/>
            <w:vAlign w:val="center"/>
          </w:tcPr>
          <w:p w14:paraId="6F5C5B9F" w14:textId="77777777" w:rsidR="00FB4876" w:rsidRDefault="00FB4876" w:rsidP="00D23EB7">
            <w:pPr>
              <w:keepNext/>
              <w:spacing w:before="120" w:after="120"/>
              <w:jc w:val="left"/>
            </w:pPr>
            <w:r>
              <w:t>NoiDung</w:t>
            </w:r>
          </w:p>
        </w:tc>
        <w:tc>
          <w:tcPr>
            <w:tcW w:w="1559" w:type="dxa"/>
            <w:vAlign w:val="center"/>
          </w:tcPr>
          <w:p w14:paraId="4533E763" w14:textId="77777777" w:rsidR="00FB4876" w:rsidRDefault="00FB4876" w:rsidP="00D23EB7">
            <w:pPr>
              <w:keepNext/>
              <w:spacing w:before="120" w:after="120"/>
              <w:jc w:val="left"/>
            </w:pPr>
            <w:r>
              <w:t>text</w:t>
            </w:r>
          </w:p>
        </w:tc>
        <w:tc>
          <w:tcPr>
            <w:tcW w:w="992" w:type="dxa"/>
            <w:vAlign w:val="center"/>
          </w:tcPr>
          <w:p w14:paraId="734087EB" w14:textId="77777777" w:rsidR="00FB4876" w:rsidRDefault="00FB4876" w:rsidP="00D23EB7">
            <w:pPr>
              <w:keepNext/>
              <w:spacing w:before="120" w:after="120"/>
              <w:jc w:val="left"/>
            </w:pPr>
            <w:r>
              <w:t>Có</w:t>
            </w:r>
          </w:p>
        </w:tc>
        <w:tc>
          <w:tcPr>
            <w:tcW w:w="2551" w:type="dxa"/>
            <w:vAlign w:val="center"/>
          </w:tcPr>
          <w:p w14:paraId="0DAB431A" w14:textId="77777777" w:rsidR="00FB4876" w:rsidRDefault="00FB4876" w:rsidP="00D23EB7">
            <w:pPr>
              <w:keepNext/>
              <w:spacing w:before="120" w:after="120"/>
              <w:jc w:val="left"/>
            </w:pPr>
            <w:r>
              <w:t>NULL</w:t>
            </w:r>
          </w:p>
        </w:tc>
        <w:tc>
          <w:tcPr>
            <w:tcW w:w="2125" w:type="dxa"/>
            <w:vAlign w:val="center"/>
          </w:tcPr>
          <w:p w14:paraId="7E39F251" w14:textId="77777777" w:rsidR="00FB4876" w:rsidRDefault="00FB4876" w:rsidP="00D23EB7">
            <w:pPr>
              <w:keepNext/>
              <w:spacing w:before="120" w:after="120"/>
              <w:jc w:val="left"/>
            </w:pPr>
          </w:p>
        </w:tc>
      </w:tr>
      <w:tr w:rsidR="00FB4876" w14:paraId="4A7CD31E" w14:textId="77777777" w:rsidTr="00FB4876">
        <w:tc>
          <w:tcPr>
            <w:tcW w:w="2123" w:type="dxa"/>
            <w:vAlign w:val="center"/>
          </w:tcPr>
          <w:p w14:paraId="1D5465D3" w14:textId="77777777" w:rsidR="00FB4876" w:rsidRDefault="00FB4876" w:rsidP="00D23EB7">
            <w:pPr>
              <w:keepNext/>
              <w:spacing w:before="120" w:after="120"/>
              <w:jc w:val="left"/>
            </w:pPr>
            <w:r>
              <w:t>ThoiGian</w:t>
            </w:r>
          </w:p>
        </w:tc>
        <w:tc>
          <w:tcPr>
            <w:tcW w:w="1559" w:type="dxa"/>
            <w:vAlign w:val="center"/>
          </w:tcPr>
          <w:p w14:paraId="49D31170" w14:textId="77777777" w:rsidR="00FB4876" w:rsidRDefault="00FB4876" w:rsidP="00D23EB7">
            <w:pPr>
              <w:keepNext/>
              <w:spacing w:before="120" w:after="120"/>
              <w:jc w:val="left"/>
            </w:pPr>
            <w:r>
              <w:t>timestamp</w:t>
            </w:r>
          </w:p>
        </w:tc>
        <w:tc>
          <w:tcPr>
            <w:tcW w:w="992" w:type="dxa"/>
            <w:vAlign w:val="center"/>
          </w:tcPr>
          <w:p w14:paraId="4150E1F6" w14:textId="77777777" w:rsidR="00FB4876" w:rsidRDefault="00FB4876" w:rsidP="00D23EB7">
            <w:pPr>
              <w:keepNext/>
              <w:spacing w:before="120" w:after="120"/>
              <w:jc w:val="left"/>
            </w:pPr>
            <w:r>
              <w:t>Có</w:t>
            </w:r>
          </w:p>
        </w:tc>
        <w:tc>
          <w:tcPr>
            <w:tcW w:w="2551" w:type="dxa"/>
            <w:vAlign w:val="center"/>
          </w:tcPr>
          <w:p w14:paraId="56F95FE6" w14:textId="77777777" w:rsidR="00FB4876" w:rsidRDefault="00FB4876" w:rsidP="00D23EB7">
            <w:pPr>
              <w:keepNext/>
              <w:spacing w:before="120" w:after="120"/>
              <w:jc w:val="left"/>
            </w:pPr>
            <w:r>
              <w:t>current_timestamp()</w:t>
            </w:r>
          </w:p>
        </w:tc>
        <w:tc>
          <w:tcPr>
            <w:tcW w:w="2125" w:type="dxa"/>
            <w:vAlign w:val="center"/>
          </w:tcPr>
          <w:p w14:paraId="37E0E9F9" w14:textId="77777777" w:rsidR="00FB4876" w:rsidRDefault="00FB4876" w:rsidP="00D23EB7">
            <w:pPr>
              <w:keepNext/>
              <w:spacing w:before="120" w:after="120"/>
              <w:jc w:val="left"/>
            </w:pPr>
          </w:p>
        </w:tc>
      </w:tr>
      <w:tr w:rsidR="00FB4876" w14:paraId="220F4E8C" w14:textId="77777777" w:rsidTr="00FB4876">
        <w:tc>
          <w:tcPr>
            <w:tcW w:w="2123" w:type="dxa"/>
            <w:vAlign w:val="center"/>
          </w:tcPr>
          <w:p w14:paraId="31BC01B0" w14:textId="77777777" w:rsidR="00FB4876" w:rsidRDefault="00FB4876" w:rsidP="00D23EB7">
            <w:pPr>
              <w:keepNext/>
              <w:spacing w:before="120" w:after="120"/>
              <w:jc w:val="left"/>
            </w:pPr>
            <w:r>
              <w:t>Anh</w:t>
            </w:r>
            <w:r w:rsidR="00E70F4B">
              <w:t>/Video</w:t>
            </w:r>
          </w:p>
        </w:tc>
        <w:tc>
          <w:tcPr>
            <w:tcW w:w="1559" w:type="dxa"/>
            <w:vAlign w:val="center"/>
          </w:tcPr>
          <w:p w14:paraId="149983F9" w14:textId="77777777" w:rsidR="00FB4876" w:rsidRDefault="00FB4876" w:rsidP="002D7E3A">
            <w:pPr>
              <w:keepNext/>
              <w:spacing w:before="120" w:after="120"/>
              <w:jc w:val="left"/>
            </w:pPr>
            <w:r>
              <w:t>varchar(2</w:t>
            </w:r>
            <w:r w:rsidR="002D7E3A">
              <w:t>00</w:t>
            </w:r>
            <w:r>
              <w:t>)</w:t>
            </w:r>
          </w:p>
        </w:tc>
        <w:tc>
          <w:tcPr>
            <w:tcW w:w="992" w:type="dxa"/>
            <w:vAlign w:val="center"/>
          </w:tcPr>
          <w:p w14:paraId="6068A26D" w14:textId="77777777" w:rsidR="00FB4876" w:rsidRDefault="00FB4876" w:rsidP="00D23EB7">
            <w:pPr>
              <w:keepNext/>
              <w:spacing w:before="120" w:after="120"/>
              <w:jc w:val="left"/>
            </w:pPr>
            <w:r>
              <w:t>Có</w:t>
            </w:r>
          </w:p>
        </w:tc>
        <w:tc>
          <w:tcPr>
            <w:tcW w:w="2551" w:type="dxa"/>
            <w:vAlign w:val="center"/>
          </w:tcPr>
          <w:p w14:paraId="292C0791" w14:textId="77777777" w:rsidR="00FB4876" w:rsidRDefault="00FB4876" w:rsidP="00D23EB7">
            <w:pPr>
              <w:keepNext/>
              <w:spacing w:before="120" w:after="120"/>
              <w:jc w:val="left"/>
            </w:pPr>
            <w:r>
              <w:t>NULL</w:t>
            </w:r>
          </w:p>
        </w:tc>
        <w:tc>
          <w:tcPr>
            <w:tcW w:w="2125" w:type="dxa"/>
            <w:vAlign w:val="center"/>
          </w:tcPr>
          <w:p w14:paraId="192B0298" w14:textId="77777777" w:rsidR="00FB4876" w:rsidRDefault="00FB4876" w:rsidP="00D23EB7">
            <w:pPr>
              <w:keepNext/>
              <w:spacing w:before="120" w:after="120"/>
              <w:jc w:val="left"/>
            </w:pPr>
          </w:p>
        </w:tc>
      </w:tr>
      <w:tr w:rsidR="00FB4876" w14:paraId="7190C2EA" w14:textId="77777777" w:rsidTr="00FB4876">
        <w:tc>
          <w:tcPr>
            <w:tcW w:w="2123" w:type="dxa"/>
            <w:vAlign w:val="center"/>
          </w:tcPr>
          <w:p w14:paraId="404515B8" w14:textId="77777777" w:rsidR="00FB4876" w:rsidRDefault="00FB4876" w:rsidP="00D23EB7">
            <w:pPr>
              <w:keepNext/>
              <w:spacing w:before="120" w:after="120"/>
              <w:jc w:val="left"/>
            </w:pPr>
            <w:r>
              <w:t>idHoatDong</w:t>
            </w:r>
          </w:p>
        </w:tc>
        <w:tc>
          <w:tcPr>
            <w:tcW w:w="1559" w:type="dxa"/>
            <w:vAlign w:val="center"/>
          </w:tcPr>
          <w:p w14:paraId="355F0AE9" w14:textId="77777777" w:rsidR="00FB4876" w:rsidRDefault="00FB4876" w:rsidP="00D23EB7">
            <w:pPr>
              <w:keepNext/>
              <w:spacing w:before="120" w:after="120"/>
              <w:jc w:val="left"/>
            </w:pPr>
            <w:r>
              <w:t>int(20)</w:t>
            </w:r>
          </w:p>
        </w:tc>
        <w:tc>
          <w:tcPr>
            <w:tcW w:w="992" w:type="dxa"/>
            <w:vAlign w:val="center"/>
          </w:tcPr>
          <w:p w14:paraId="1A326909" w14:textId="77777777" w:rsidR="00FB4876" w:rsidRDefault="00E70F4B" w:rsidP="00D23EB7">
            <w:pPr>
              <w:keepNext/>
              <w:spacing w:before="120" w:after="120"/>
              <w:jc w:val="left"/>
            </w:pPr>
            <w:r>
              <w:t>Có</w:t>
            </w:r>
          </w:p>
        </w:tc>
        <w:tc>
          <w:tcPr>
            <w:tcW w:w="2551" w:type="dxa"/>
            <w:vAlign w:val="center"/>
          </w:tcPr>
          <w:p w14:paraId="1AF43053" w14:textId="77777777" w:rsidR="00FB4876" w:rsidRDefault="00E70F4B" w:rsidP="00D23EB7">
            <w:pPr>
              <w:keepNext/>
              <w:spacing w:before="120" w:after="120"/>
              <w:jc w:val="left"/>
            </w:pPr>
            <w:r>
              <w:t>NULL</w:t>
            </w:r>
          </w:p>
        </w:tc>
        <w:tc>
          <w:tcPr>
            <w:tcW w:w="2125" w:type="dxa"/>
            <w:vAlign w:val="center"/>
          </w:tcPr>
          <w:p w14:paraId="24EEA085" w14:textId="77777777" w:rsidR="00FB4876" w:rsidRDefault="00FB4876" w:rsidP="00D23EB7">
            <w:pPr>
              <w:keepNext/>
              <w:spacing w:before="120" w:after="120"/>
              <w:jc w:val="left"/>
            </w:pPr>
            <w:r>
              <w:t xml:space="preserve">tblhoatdong </w:t>
            </w:r>
            <w:r>
              <w:sym w:font="Wingdings" w:char="F0E0"/>
            </w:r>
            <w:r>
              <w:t xml:space="preserve"> idHoatDong</w:t>
            </w:r>
          </w:p>
        </w:tc>
      </w:tr>
      <w:tr w:rsidR="00FB4876" w14:paraId="0FB9FEC2" w14:textId="77777777" w:rsidTr="00FB4876">
        <w:tc>
          <w:tcPr>
            <w:tcW w:w="2123" w:type="dxa"/>
            <w:vAlign w:val="center"/>
          </w:tcPr>
          <w:p w14:paraId="5992787A" w14:textId="77777777" w:rsidR="00FB4876" w:rsidRDefault="00FB4876" w:rsidP="00D23EB7">
            <w:pPr>
              <w:keepNext/>
              <w:spacing w:before="120" w:after="120"/>
              <w:jc w:val="left"/>
            </w:pPr>
            <w:r>
              <w:t>TieuDeThongBao</w:t>
            </w:r>
          </w:p>
        </w:tc>
        <w:tc>
          <w:tcPr>
            <w:tcW w:w="1559" w:type="dxa"/>
            <w:vAlign w:val="center"/>
          </w:tcPr>
          <w:p w14:paraId="6324C8B2" w14:textId="77777777" w:rsidR="00FB4876" w:rsidRDefault="00FB4876" w:rsidP="002D7E3A">
            <w:pPr>
              <w:keepNext/>
              <w:spacing w:before="120" w:after="120"/>
              <w:jc w:val="left"/>
            </w:pPr>
            <w:r>
              <w:t>varchar(</w:t>
            </w:r>
            <w:r w:rsidR="002D7E3A">
              <w:t>2</w:t>
            </w:r>
            <w:r>
              <w:t>00)</w:t>
            </w:r>
          </w:p>
        </w:tc>
        <w:tc>
          <w:tcPr>
            <w:tcW w:w="992" w:type="dxa"/>
            <w:vAlign w:val="center"/>
          </w:tcPr>
          <w:p w14:paraId="15342F7B" w14:textId="77777777" w:rsidR="00FB4876" w:rsidRDefault="002D7E3A" w:rsidP="00D23EB7">
            <w:pPr>
              <w:keepNext/>
              <w:spacing w:before="120" w:after="120"/>
              <w:jc w:val="left"/>
            </w:pPr>
            <w:r>
              <w:t>Có</w:t>
            </w:r>
          </w:p>
        </w:tc>
        <w:tc>
          <w:tcPr>
            <w:tcW w:w="2551" w:type="dxa"/>
            <w:vAlign w:val="center"/>
          </w:tcPr>
          <w:p w14:paraId="0E0E3ADB" w14:textId="77777777" w:rsidR="00FB4876" w:rsidRDefault="002D7E3A" w:rsidP="00D23EB7">
            <w:pPr>
              <w:keepNext/>
              <w:spacing w:before="120" w:after="120"/>
              <w:jc w:val="left"/>
            </w:pPr>
            <w:r>
              <w:t>NULL</w:t>
            </w:r>
          </w:p>
        </w:tc>
        <w:tc>
          <w:tcPr>
            <w:tcW w:w="2125" w:type="dxa"/>
            <w:vAlign w:val="center"/>
          </w:tcPr>
          <w:p w14:paraId="52F4ADBD" w14:textId="77777777" w:rsidR="00FB4876" w:rsidRDefault="00FB4876" w:rsidP="00D23EB7">
            <w:pPr>
              <w:keepNext/>
              <w:spacing w:before="120" w:after="120"/>
              <w:jc w:val="left"/>
            </w:pPr>
          </w:p>
        </w:tc>
      </w:tr>
    </w:tbl>
    <w:p w14:paraId="6D6F1CCF" w14:textId="77777777" w:rsidR="00C45D22" w:rsidRDefault="00C45D22" w:rsidP="00C45D22">
      <w:pPr>
        <w:pStyle w:val="Caption1"/>
      </w:pPr>
      <w:bookmarkStart w:id="70" w:name="_Toc38309984"/>
      <w:r>
        <w:t>Bảng 3.</w:t>
      </w:r>
      <w:r w:rsidR="001C6E58">
        <w:rPr>
          <w:noProof/>
        </w:rPr>
        <w:fldChar w:fldCharType="begin"/>
      </w:r>
      <w:r w:rsidR="001C6E58">
        <w:rPr>
          <w:noProof/>
        </w:rPr>
        <w:instrText xml:space="preserve"> SEQ Bảng \* ARABIC </w:instrText>
      </w:r>
      <w:r w:rsidR="001C6E58">
        <w:rPr>
          <w:noProof/>
        </w:rPr>
        <w:fldChar w:fldCharType="separate"/>
      </w:r>
      <w:r w:rsidR="008A73FF">
        <w:rPr>
          <w:noProof/>
        </w:rPr>
        <w:t>16</w:t>
      </w:r>
      <w:r w:rsidR="001C6E58">
        <w:rPr>
          <w:noProof/>
        </w:rPr>
        <w:fldChar w:fldCharType="end"/>
      </w:r>
      <w:r>
        <w:t>: Bảng tin tức hoạt động.</w:t>
      </w:r>
      <w:bookmarkEnd w:id="70"/>
    </w:p>
    <w:p w14:paraId="5AB12436" w14:textId="77777777" w:rsidR="003221F2" w:rsidRDefault="00306E37" w:rsidP="003221F2">
      <w:pPr>
        <w:keepNext/>
        <w:jc w:val="left"/>
      </w:pPr>
      <w:r>
        <w:rPr>
          <w:rFonts w:cs="Times New Roman"/>
          <w:noProof/>
          <w:szCs w:val="26"/>
        </w:rPr>
        <w:lastRenderedPageBreak/>
        <w:drawing>
          <wp:inline distT="0" distB="0" distL="0" distR="0" wp14:anchorId="1E072C96" wp14:editId="14462B52">
            <wp:extent cx="5943600" cy="4429196"/>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ộ thiết kế.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29196"/>
                    </a:xfrm>
                    <a:prstGeom prst="rect">
                      <a:avLst/>
                    </a:prstGeom>
                  </pic:spPr>
                </pic:pic>
              </a:graphicData>
            </a:graphic>
          </wp:inline>
        </w:drawing>
      </w:r>
    </w:p>
    <w:p w14:paraId="58C724ED" w14:textId="77777777" w:rsidR="006E45C1" w:rsidRPr="006511B0" w:rsidRDefault="003221F2" w:rsidP="003221F2">
      <w:pPr>
        <w:pStyle w:val="Caption1"/>
        <w:rPr>
          <w:b/>
          <w:sz w:val="32"/>
          <w:szCs w:val="32"/>
          <w:lang w:val="vi-VN"/>
        </w:rPr>
      </w:pPr>
      <w:bookmarkStart w:id="71" w:name="_Toc38145556"/>
      <w:r>
        <w:t xml:space="preserve">Hình </w:t>
      </w:r>
      <w:r w:rsidR="00C45D22">
        <w:t>3.2</w:t>
      </w:r>
      <w:r>
        <w:t xml:space="preserve">: </w:t>
      </w:r>
      <w:r w:rsidR="00C45D22">
        <w:t>Mô hình dữ liệu quan hệ</w:t>
      </w:r>
      <w:r>
        <w:t>.</w:t>
      </w:r>
      <w:bookmarkEnd w:id="71"/>
    </w:p>
    <w:p w14:paraId="6AE074DB" w14:textId="77777777" w:rsidR="00824672" w:rsidRPr="006511B0" w:rsidRDefault="00824672" w:rsidP="009C42A0">
      <w:pPr>
        <w:jc w:val="center"/>
        <w:rPr>
          <w:b/>
          <w:sz w:val="32"/>
          <w:szCs w:val="32"/>
          <w:lang w:val="vi-VN"/>
        </w:rPr>
      </w:pPr>
    </w:p>
    <w:p w14:paraId="3FEFF0D1" w14:textId="77777777" w:rsidR="002F4D1E" w:rsidRDefault="002F4D1E" w:rsidP="005E3B22">
      <w:pPr>
        <w:rPr>
          <w:b/>
          <w:sz w:val="28"/>
          <w:szCs w:val="28"/>
          <w:lang w:val="vi-VN"/>
        </w:rPr>
        <w:sectPr w:rsidR="002F4D1E">
          <w:pgSz w:w="12240" w:h="15840"/>
          <w:pgMar w:top="1440" w:right="1440" w:bottom="1440" w:left="1440" w:header="720" w:footer="720" w:gutter="0"/>
          <w:cols w:space="720"/>
          <w:docGrid w:linePitch="360"/>
        </w:sectPr>
      </w:pPr>
    </w:p>
    <w:p w14:paraId="72F6541F" w14:textId="77777777" w:rsidR="009830C2" w:rsidRDefault="005E3B22" w:rsidP="000B07CF">
      <w:pPr>
        <w:ind w:left="567" w:right="571" w:firstLine="567"/>
        <w:jc w:val="center"/>
        <w:rPr>
          <w:b/>
          <w:sz w:val="28"/>
          <w:szCs w:val="28"/>
          <w:lang w:val="vi-VN"/>
        </w:rPr>
      </w:pPr>
      <w:r w:rsidRPr="00824672">
        <w:rPr>
          <w:b/>
          <w:sz w:val="28"/>
          <w:szCs w:val="28"/>
          <w:lang w:val="vi-VN"/>
        </w:rPr>
        <w:lastRenderedPageBreak/>
        <w:t xml:space="preserve">CHƯƠNG </w:t>
      </w:r>
      <w:r w:rsidR="00193EFA">
        <w:rPr>
          <w:b/>
          <w:sz w:val="28"/>
          <w:szCs w:val="28"/>
        </w:rPr>
        <w:t>4</w:t>
      </w:r>
      <w:r w:rsidR="002F4D1E">
        <w:rPr>
          <w:b/>
          <w:sz w:val="28"/>
          <w:szCs w:val="28"/>
          <w:lang w:val="vi-VN"/>
        </w:rPr>
        <w:t>: MỘT SỐ KẾT QUẢ ĐẠT ĐƯỢC</w:t>
      </w:r>
    </w:p>
    <w:p w14:paraId="6F060D10" w14:textId="77777777" w:rsidR="00C45D22" w:rsidRPr="00C45D22" w:rsidRDefault="00C45D22" w:rsidP="000B07CF">
      <w:pPr>
        <w:spacing w:line="312" w:lineRule="auto"/>
        <w:ind w:left="567" w:right="571" w:firstLine="567"/>
        <w:rPr>
          <w:i/>
          <w:szCs w:val="26"/>
        </w:rPr>
      </w:pPr>
      <w:r w:rsidRPr="00C45D22">
        <w:rPr>
          <w:i/>
          <w:szCs w:val="26"/>
        </w:rPr>
        <w:t>Nội dung chương này trình bày một số kết quả đạt được sau khi xây dựng hệ thống và vận hành trên môi trường Mobile App và Web App.</w:t>
      </w:r>
    </w:p>
    <w:p w14:paraId="56301CEA" w14:textId="77777777" w:rsidR="006D4FA0" w:rsidRDefault="000D5AD6"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 xml:space="preserve">4.1. Minh họa </w:t>
      </w:r>
      <w:r w:rsidR="004E2D53" w:rsidRPr="004E2D53">
        <w:rPr>
          <w:rFonts w:ascii="Times New Roman" w:hAnsi="Times New Roman" w:cs="Times New Roman"/>
          <w:b/>
          <w:color w:val="auto"/>
          <w:sz w:val="26"/>
          <w:szCs w:val="26"/>
        </w:rPr>
        <w:t>quy trình đăng ký</w:t>
      </w:r>
    </w:p>
    <w:tbl>
      <w:tblPr>
        <w:tblStyle w:val="TableGrid"/>
        <w:tblW w:w="9918" w:type="dxa"/>
        <w:tblLook w:val="04A0" w:firstRow="1" w:lastRow="0" w:firstColumn="1" w:lastColumn="0" w:noHBand="0" w:noVBand="1"/>
      </w:tblPr>
      <w:tblGrid>
        <w:gridCol w:w="914"/>
        <w:gridCol w:w="1916"/>
        <w:gridCol w:w="1701"/>
        <w:gridCol w:w="5387"/>
      </w:tblGrid>
      <w:tr w:rsidR="004E2D53" w:rsidRPr="004E2D53" w14:paraId="32D921B3" w14:textId="77777777" w:rsidTr="004E2D53">
        <w:tc>
          <w:tcPr>
            <w:tcW w:w="914" w:type="dxa"/>
          </w:tcPr>
          <w:p w14:paraId="0ED231D3" w14:textId="77777777" w:rsidR="004E2D53" w:rsidRPr="004E2D53" w:rsidRDefault="004E2D53" w:rsidP="004E2D53">
            <w:pPr>
              <w:spacing w:before="120" w:after="120" w:line="312" w:lineRule="auto"/>
              <w:jc w:val="center"/>
              <w:rPr>
                <w:b/>
              </w:rPr>
            </w:pPr>
            <w:r w:rsidRPr="004E2D53">
              <w:rPr>
                <w:b/>
              </w:rPr>
              <w:t>Bước</w:t>
            </w:r>
          </w:p>
        </w:tc>
        <w:tc>
          <w:tcPr>
            <w:tcW w:w="1916" w:type="dxa"/>
          </w:tcPr>
          <w:p w14:paraId="30CE25F3" w14:textId="77777777" w:rsidR="004E2D53" w:rsidRPr="004E2D53" w:rsidRDefault="004E2D53" w:rsidP="004E2D53">
            <w:pPr>
              <w:spacing w:before="120" w:after="120" w:line="312" w:lineRule="auto"/>
              <w:jc w:val="center"/>
              <w:rPr>
                <w:b/>
              </w:rPr>
            </w:pPr>
            <w:r w:rsidRPr="004E2D53">
              <w:rPr>
                <w:b/>
              </w:rPr>
              <w:t>Nội Dung</w:t>
            </w:r>
          </w:p>
        </w:tc>
        <w:tc>
          <w:tcPr>
            <w:tcW w:w="1701" w:type="dxa"/>
          </w:tcPr>
          <w:p w14:paraId="6F929AE4" w14:textId="77777777" w:rsidR="004E2D53" w:rsidRPr="004E2D53" w:rsidRDefault="004E2D53" w:rsidP="004E2D53">
            <w:pPr>
              <w:spacing w:before="120" w:after="120" w:line="312" w:lineRule="auto"/>
              <w:jc w:val="center"/>
              <w:rPr>
                <w:b/>
              </w:rPr>
            </w:pPr>
            <w:r w:rsidRPr="004E2D53">
              <w:rPr>
                <w:b/>
              </w:rPr>
              <w:t>Đối tượng thực hiện</w:t>
            </w:r>
          </w:p>
        </w:tc>
        <w:tc>
          <w:tcPr>
            <w:tcW w:w="5387" w:type="dxa"/>
          </w:tcPr>
          <w:p w14:paraId="664CFED5" w14:textId="77777777" w:rsidR="004E2D53" w:rsidRPr="004E2D53" w:rsidRDefault="004E2D53" w:rsidP="004E2D53">
            <w:pPr>
              <w:spacing w:before="120" w:after="120" w:line="312" w:lineRule="auto"/>
              <w:jc w:val="center"/>
              <w:rPr>
                <w:b/>
              </w:rPr>
            </w:pPr>
            <w:r w:rsidRPr="004E2D53">
              <w:rPr>
                <w:b/>
              </w:rPr>
              <w:t>Quy trình thực hiện</w:t>
            </w:r>
          </w:p>
        </w:tc>
      </w:tr>
      <w:tr w:rsidR="004E2D53" w14:paraId="046EDFC9" w14:textId="77777777" w:rsidTr="004E2D53">
        <w:tc>
          <w:tcPr>
            <w:tcW w:w="914" w:type="dxa"/>
          </w:tcPr>
          <w:p w14:paraId="4EEE8E38" w14:textId="77777777" w:rsidR="004E2D53" w:rsidRDefault="004E2D53" w:rsidP="004E2D53">
            <w:pPr>
              <w:spacing w:before="120" w:after="120" w:line="312" w:lineRule="auto"/>
              <w:jc w:val="center"/>
            </w:pPr>
            <w:r>
              <w:t>1</w:t>
            </w:r>
          </w:p>
        </w:tc>
        <w:tc>
          <w:tcPr>
            <w:tcW w:w="1916" w:type="dxa"/>
          </w:tcPr>
          <w:p w14:paraId="30D2CB0B" w14:textId="77777777" w:rsidR="004E2D53" w:rsidRDefault="004E2D53" w:rsidP="004E2D53">
            <w:pPr>
              <w:spacing w:before="120" w:after="120" w:line="312" w:lineRule="auto"/>
              <w:jc w:val="left"/>
            </w:pPr>
            <w:r>
              <w:t>Yêu cầu đăng ký</w:t>
            </w:r>
          </w:p>
        </w:tc>
        <w:tc>
          <w:tcPr>
            <w:tcW w:w="1701" w:type="dxa"/>
          </w:tcPr>
          <w:p w14:paraId="21C43087" w14:textId="77777777" w:rsidR="004E2D53" w:rsidRDefault="004E2D53" w:rsidP="004E2D53">
            <w:pPr>
              <w:spacing w:before="120" w:after="120" w:line="312" w:lineRule="auto"/>
              <w:jc w:val="left"/>
            </w:pPr>
            <w:r>
              <w:t>Nhà hảo tâm</w:t>
            </w:r>
          </w:p>
        </w:tc>
        <w:tc>
          <w:tcPr>
            <w:tcW w:w="5387" w:type="dxa"/>
          </w:tcPr>
          <w:p w14:paraId="7E86621D" w14:textId="77777777" w:rsidR="004E2D53" w:rsidRDefault="004E2D53" w:rsidP="004E2D53">
            <w:pPr>
              <w:spacing w:before="120" w:after="120" w:line="312" w:lineRule="auto"/>
              <w:jc w:val="left"/>
            </w:pPr>
          </w:p>
        </w:tc>
      </w:tr>
      <w:tr w:rsidR="004E2D53" w14:paraId="6BFD0962" w14:textId="77777777" w:rsidTr="004E2D53">
        <w:tc>
          <w:tcPr>
            <w:tcW w:w="914" w:type="dxa"/>
          </w:tcPr>
          <w:p w14:paraId="2C8BCF34" w14:textId="77777777" w:rsidR="004E2D53" w:rsidRDefault="004E2D53" w:rsidP="004E2D53">
            <w:pPr>
              <w:spacing w:before="120" w:after="120" w:line="312" w:lineRule="auto"/>
              <w:jc w:val="center"/>
            </w:pPr>
            <w:r>
              <w:t>2</w:t>
            </w:r>
          </w:p>
        </w:tc>
        <w:tc>
          <w:tcPr>
            <w:tcW w:w="1916" w:type="dxa"/>
          </w:tcPr>
          <w:p w14:paraId="0A98C5AD" w14:textId="77777777" w:rsidR="004E2D53" w:rsidRDefault="004E2D53" w:rsidP="004E2D53">
            <w:pPr>
              <w:spacing w:before="120" w:after="120" w:line="312" w:lineRule="auto"/>
              <w:jc w:val="left"/>
            </w:pPr>
            <w:r>
              <w:t>Nhập thông tin đăng ký</w:t>
            </w:r>
          </w:p>
        </w:tc>
        <w:tc>
          <w:tcPr>
            <w:tcW w:w="1701" w:type="dxa"/>
          </w:tcPr>
          <w:p w14:paraId="21E431C6" w14:textId="77777777" w:rsidR="004E2D53" w:rsidRDefault="004E2D53" w:rsidP="004E2D53">
            <w:pPr>
              <w:spacing w:before="120" w:after="120" w:line="312" w:lineRule="auto"/>
              <w:jc w:val="left"/>
            </w:pPr>
            <w:r>
              <w:t>Nhà hảo tâm</w:t>
            </w:r>
          </w:p>
        </w:tc>
        <w:tc>
          <w:tcPr>
            <w:tcW w:w="5387" w:type="dxa"/>
          </w:tcPr>
          <w:p w14:paraId="4A564E0C" w14:textId="77777777" w:rsidR="004E2D53" w:rsidRDefault="004E2D53" w:rsidP="004E2D53">
            <w:pPr>
              <w:spacing w:before="120" w:after="120" w:line="312" w:lineRule="auto"/>
              <w:jc w:val="left"/>
            </w:pPr>
          </w:p>
        </w:tc>
      </w:tr>
      <w:tr w:rsidR="004E2D53" w14:paraId="4A578429" w14:textId="77777777" w:rsidTr="004E2D53">
        <w:tc>
          <w:tcPr>
            <w:tcW w:w="914" w:type="dxa"/>
          </w:tcPr>
          <w:p w14:paraId="655DEB70" w14:textId="77777777" w:rsidR="004E2D53" w:rsidRDefault="004E2D53" w:rsidP="004E2D53">
            <w:pPr>
              <w:spacing w:before="120" w:after="120" w:line="312" w:lineRule="auto"/>
              <w:jc w:val="center"/>
            </w:pPr>
            <w:r>
              <w:t>3</w:t>
            </w:r>
          </w:p>
        </w:tc>
        <w:tc>
          <w:tcPr>
            <w:tcW w:w="1916" w:type="dxa"/>
          </w:tcPr>
          <w:p w14:paraId="5F1E04D2" w14:textId="77777777" w:rsidR="004E2D53" w:rsidRDefault="004E2D53" w:rsidP="004E2D53">
            <w:pPr>
              <w:spacing w:before="120" w:after="120" w:line="312" w:lineRule="auto"/>
              <w:jc w:val="left"/>
            </w:pPr>
            <w:r>
              <w:t>Xác nhận đăng ký</w:t>
            </w:r>
          </w:p>
        </w:tc>
        <w:tc>
          <w:tcPr>
            <w:tcW w:w="1701" w:type="dxa"/>
          </w:tcPr>
          <w:p w14:paraId="1DABE407" w14:textId="77777777" w:rsidR="004E2D53" w:rsidRDefault="004E2D53" w:rsidP="004E2D53">
            <w:pPr>
              <w:spacing w:before="120" w:after="120" w:line="312" w:lineRule="auto"/>
              <w:jc w:val="left"/>
            </w:pPr>
            <w:r>
              <w:t>Nhà hảo tâm</w:t>
            </w:r>
          </w:p>
        </w:tc>
        <w:tc>
          <w:tcPr>
            <w:tcW w:w="5387" w:type="dxa"/>
          </w:tcPr>
          <w:p w14:paraId="66579E0F" w14:textId="77777777" w:rsidR="004E2D53" w:rsidRDefault="004E2D53" w:rsidP="004E2D53">
            <w:pPr>
              <w:spacing w:before="120" w:after="120" w:line="312" w:lineRule="auto"/>
              <w:jc w:val="left"/>
            </w:pPr>
          </w:p>
        </w:tc>
      </w:tr>
    </w:tbl>
    <w:p w14:paraId="1A75E327" w14:textId="77777777" w:rsidR="004E2D53" w:rsidRPr="004E2D53" w:rsidRDefault="004E2D53" w:rsidP="004E2D53"/>
    <w:p w14:paraId="379802DF"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4.2. Minh họa quy trình đăng nhập</w:t>
      </w:r>
    </w:p>
    <w:p w14:paraId="5DB2E539"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4.3. Minh họa quy trình thay đổi thông tin</w:t>
      </w:r>
    </w:p>
    <w:p w14:paraId="3310AF19"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4.4. Minh họa quy trình đổi mật khẩu</w:t>
      </w:r>
    </w:p>
    <w:p w14:paraId="221A216F"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4.5. Minh họa quy trình nạp tiền</w:t>
      </w:r>
    </w:p>
    <w:p w14:paraId="5F816083"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4.6. Minh họa quy trình điểm danh</w:t>
      </w:r>
    </w:p>
    <w:p w14:paraId="01605C7B"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4.7. Minh họa quy trình đăng tải khảo sát</w:t>
      </w:r>
    </w:p>
    <w:p w14:paraId="68C89AD2"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4.8. Minh họa quy trình thực hiện khảo sát</w:t>
      </w:r>
    </w:p>
    <w:p w14:paraId="72E856B5"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4.9. Minh họa quy trình đăng tải hoạt động</w:t>
      </w:r>
    </w:p>
    <w:p w14:paraId="5653630D"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4.10. Minh họa quy trình đăng tải tin tức</w:t>
      </w:r>
    </w:p>
    <w:p w14:paraId="580BC8F5" w14:textId="77777777" w:rsidR="004E2D53" w:rsidRPr="004E2D53" w:rsidRDefault="004E2D53" w:rsidP="004E2D53">
      <w:pPr>
        <w:pStyle w:val="Heading3"/>
        <w:spacing w:before="120" w:after="120" w:line="312" w:lineRule="auto"/>
        <w:rPr>
          <w:rFonts w:ascii="Times New Roman" w:hAnsi="Times New Roman" w:cs="Times New Roman"/>
          <w:b/>
          <w:color w:val="auto"/>
          <w:sz w:val="26"/>
          <w:szCs w:val="26"/>
        </w:rPr>
      </w:pPr>
      <w:r w:rsidRPr="004E2D53">
        <w:rPr>
          <w:rFonts w:ascii="Times New Roman" w:hAnsi="Times New Roman" w:cs="Times New Roman"/>
          <w:b/>
          <w:color w:val="auto"/>
          <w:sz w:val="26"/>
          <w:szCs w:val="26"/>
        </w:rPr>
        <w:t>4.11. Minh họa quy trình thực hiện quyên góp</w:t>
      </w:r>
    </w:p>
    <w:p w14:paraId="572933AC" w14:textId="77777777" w:rsidR="004E2D53" w:rsidRPr="000D5AD6" w:rsidRDefault="004E2D53" w:rsidP="004E2D53">
      <w:pPr>
        <w:pStyle w:val="Heading3"/>
        <w:spacing w:before="120" w:after="120" w:line="312" w:lineRule="auto"/>
        <w:rPr>
          <w:b/>
          <w:sz w:val="32"/>
          <w:szCs w:val="32"/>
        </w:rPr>
      </w:pPr>
      <w:r w:rsidRPr="004E2D53">
        <w:rPr>
          <w:rFonts w:ascii="Times New Roman" w:hAnsi="Times New Roman" w:cs="Times New Roman"/>
          <w:b/>
          <w:color w:val="auto"/>
          <w:sz w:val="26"/>
          <w:szCs w:val="26"/>
        </w:rPr>
        <w:t>4.12. Minh họa quy trình truy xuất báo cáo</w:t>
      </w:r>
    </w:p>
    <w:p w14:paraId="62B03110" w14:textId="77777777" w:rsidR="006D4FA0" w:rsidRPr="00824672" w:rsidRDefault="006D4FA0" w:rsidP="009C42A0">
      <w:pPr>
        <w:jc w:val="center"/>
        <w:rPr>
          <w:b/>
          <w:sz w:val="32"/>
          <w:szCs w:val="32"/>
          <w:lang w:val="vi-VN"/>
        </w:rPr>
      </w:pPr>
    </w:p>
    <w:p w14:paraId="1C571C04" w14:textId="77777777" w:rsidR="006D4FA0" w:rsidRPr="00824672" w:rsidRDefault="006D4FA0" w:rsidP="009C42A0">
      <w:pPr>
        <w:jc w:val="center"/>
        <w:rPr>
          <w:b/>
          <w:sz w:val="32"/>
          <w:szCs w:val="32"/>
          <w:lang w:val="vi-VN"/>
        </w:rPr>
      </w:pPr>
    </w:p>
    <w:p w14:paraId="54DA79D4" w14:textId="77777777" w:rsidR="006D4FA0" w:rsidRPr="00824672" w:rsidRDefault="006D4FA0" w:rsidP="009C42A0">
      <w:pPr>
        <w:jc w:val="center"/>
        <w:rPr>
          <w:b/>
          <w:sz w:val="32"/>
          <w:szCs w:val="32"/>
          <w:lang w:val="vi-VN"/>
        </w:rPr>
      </w:pPr>
    </w:p>
    <w:p w14:paraId="5C809294" w14:textId="77777777" w:rsidR="006D4FA0" w:rsidRPr="00824672" w:rsidRDefault="006D4FA0" w:rsidP="009C42A0">
      <w:pPr>
        <w:jc w:val="center"/>
        <w:rPr>
          <w:b/>
          <w:sz w:val="32"/>
          <w:szCs w:val="32"/>
          <w:lang w:val="vi-VN"/>
        </w:rPr>
      </w:pPr>
    </w:p>
    <w:p w14:paraId="4B842C6E" w14:textId="77777777" w:rsidR="006D4FA0" w:rsidRPr="00824672" w:rsidRDefault="006D4FA0" w:rsidP="009C42A0">
      <w:pPr>
        <w:jc w:val="center"/>
        <w:rPr>
          <w:b/>
          <w:sz w:val="32"/>
          <w:szCs w:val="32"/>
          <w:lang w:val="vi-VN"/>
        </w:rPr>
      </w:pPr>
    </w:p>
    <w:p w14:paraId="28A94AAF" w14:textId="77777777" w:rsidR="006D4FA0" w:rsidRPr="00824672" w:rsidRDefault="006D4FA0" w:rsidP="009C42A0">
      <w:pPr>
        <w:jc w:val="center"/>
        <w:rPr>
          <w:b/>
          <w:sz w:val="32"/>
          <w:szCs w:val="32"/>
          <w:lang w:val="vi-VN"/>
        </w:rPr>
      </w:pPr>
    </w:p>
    <w:p w14:paraId="01A2E36F" w14:textId="77777777" w:rsidR="006D4FA0" w:rsidRPr="00824672" w:rsidRDefault="006D4FA0" w:rsidP="009C42A0">
      <w:pPr>
        <w:jc w:val="center"/>
        <w:rPr>
          <w:b/>
          <w:sz w:val="32"/>
          <w:szCs w:val="32"/>
          <w:lang w:val="vi-VN"/>
        </w:rPr>
      </w:pPr>
    </w:p>
    <w:p w14:paraId="60FBD437" w14:textId="77777777" w:rsidR="006D4FA0" w:rsidRPr="00824672" w:rsidRDefault="006D4FA0" w:rsidP="009C42A0">
      <w:pPr>
        <w:jc w:val="center"/>
        <w:rPr>
          <w:b/>
          <w:sz w:val="32"/>
          <w:szCs w:val="32"/>
          <w:lang w:val="vi-VN"/>
        </w:rPr>
      </w:pPr>
    </w:p>
    <w:p w14:paraId="38093958" w14:textId="77777777" w:rsidR="006D4FA0" w:rsidRPr="00824672" w:rsidRDefault="006D4FA0" w:rsidP="009C42A0">
      <w:pPr>
        <w:jc w:val="center"/>
        <w:rPr>
          <w:b/>
          <w:sz w:val="32"/>
          <w:szCs w:val="32"/>
          <w:lang w:val="vi-VN"/>
        </w:rPr>
      </w:pPr>
    </w:p>
    <w:p w14:paraId="54E9B178" w14:textId="77777777" w:rsidR="006D4FA0" w:rsidRPr="00824672" w:rsidRDefault="006D4FA0" w:rsidP="009C42A0">
      <w:pPr>
        <w:jc w:val="center"/>
        <w:rPr>
          <w:b/>
          <w:sz w:val="32"/>
          <w:szCs w:val="32"/>
          <w:lang w:val="vi-VN"/>
        </w:rPr>
      </w:pPr>
    </w:p>
    <w:p w14:paraId="244A33E5" w14:textId="77777777" w:rsidR="006D4FA0" w:rsidRPr="00824672" w:rsidRDefault="006D4FA0" w:rsidP="009C42A0">
      <w:pPr>
        <w:jc w:val="center"/>
        <w:rPr>
          <w:b/>
          <w:sz w:val="32"/>
          <w:szCs w:val="32"/>
          <w:lang w:val="vi-VN"/>
        </w:rPr>
      </w:pPr>
    </w:p>
    <w:p w14:paraId="4DB58FDD" w14:textId="77777777" w:rsidR="006D4FA0" w:rsidRPr="00824672" w:rsidRDefault="006D4FA0" w:rsidP="009C42A0">
      <w:pPr>
        <w:jc w:val="center"/>
        <w:rPr>
          <w:b/>
          <w:sz w:val="32"/>
          <w:szCs w:val="32"/>
          <w:lang w:val="vi-VN"/>
        </w:rPr>
      </w:pPr>
    </w:p>
    <w:p w14:paraId="495CE98D" w14:textId="77777777" w:rsidR="006D4FA0" w:rsidRPr="00824672" w:rsidRDefault="006D4FA0" w:rsidP="009C42A0">
      <w:pPr>
        <w:jc w:val="center"/>
        <w:rPr>
          <w:b/>
          <w:sz w:val="32"/>
          <w:szCs w:val="32"/>
          <w:lang w:val="vi-VN"/>
        </w:rPr>
      </w:pPr>
    </w:p>
    <w:p w14:paraId="0C789F04" w14:textId="77777777" w:rsidR="006D4FA0" w:rsidRPr="006511B0" w:rsidRDefault="006D4FA0" w:rsidP="009C42A0">
      <w:pPr>
        <w:jc w:val="center"/>
        <w:rPr>
          <w:b/>
          <w:sz w:val="32"/>
          <w:szCs w:val="32"/>
          <w:lang w:val="vi-VN"/>
        </w:rPr>
      </w:pPr>
    </w:p>
    <w:p w14:paraId="0A79194C" w14:textId="77777777" w:rsidR="00824672" w:rsidRPr="006511B0" w:rsidRDefault="00824672" w:rsidP="009C42A0">
      <w:pPr>
        <w:jc w:val="center"/>
        <w:rPr>
          <w:b/>
          <w:sz w:val="32"/>
          <w:szCs w:val="32"/>
          <w:lang w:val="vi-VN"/>
        </w:rPr>
      </w:pPr>
    </w:p>
    <w:p w14:paraId="62CC3EF7" w14:textId="77777777" w:rsidR="00824672" w:rsidRPr="006511B0" w:rsidRDefault="00824672" w:rsidP="009C42A0">
      <w:pPr>
        <w:jc w:val="center"/>
        <w:rPr>
          <w:b/>
          <w:sz w:val="32"/>
          <w:szCs w:val="32"/>
          <w:lang w:val="vi-VN"/>
        </w:rPr>
      </w:pPr>
    </w:p>
    <w:p w14:paraId="50987913" w14:textId="77777777" w:rsidR="002F4D1E" w:rsidRDefault="002F4D1E" w:rsidP="009C42A0">
      <w:pPr>
        <w:jc w:val="center"/>
        <w:rPr>
          <w:b/>
          <w:sz w:val="32"/>
          <w:szCs w:val="32"/>
          <w:lang w:val="vi-VN"/>
        </w:rPr>
        <w:sectPr w:rsidR="002F4D1E">
          <w:pgSz w:w="12240" w:h="15840"/>
          <w:pgMar w:top="1440" w:right="1440" w:bottom="1440" w:left="1440" w:header="720" w:footer="720" w:gutter="0"/>
          <w:cols w:space="720"/>
          <w:docGrid w:linePitch="360"/>
        </w:sectPr>
      </w:pPr>
    </w:p>
    <w:p w14:paraId="0469A499" w14:textId="77777777" w:rsidR="009C42A0" w:rsidRPr="00824672" w:rsidRDefault="009C42A0" w:rsidP="009C42A0">
      <w:pPr>
        <w:jc w:val="center"/>
        <w:rPr>
          <w:b/>
          <w:sz w:val="32"/>
          <w:szCs w:val="32"/>
          <w:lang w:val="vi-VN"/>
        </w:rPr>
      </w:pPr>
      <w:r w:rsidRPr="00824672">
        <w:rPr>
          <w:b/>
          <w:sz w:val="32"/>
          <w:szCs w:val="32"/>
          <w:lang w:val="vi-VN"/>
        </w:rPr>
        <w:lastRenderedPageBreak/>
        <w:t>KẾT LUẬN</w:t>
      </w:r>
    </w:p>
    <w:p w14:paraId="63DC3B20" w14:textId="77777777" w:rsidR="00681BF8" w:rsidRPr="00681BF8" w:rsidRDefault="00681BF8" w:rsidP="00681BF8">
      <w:pPr>
        <w:spacing w:before="120" w:after="120" w:line="312" w:lineRule="auto"/>
        <w:ind w:firstLine="567"/>
        <w:rPr>
          <w:rFonts w:cs="Times New Roman"/>
          <w:szCs w:val="26"/>
        </w:rPr>
      </w:pPr>
      <w:r>
        <w:rPr>
          <w:rFonts w:cs="Times New Roman"/>
          <w:szCs w:val="26"/>
        </w:rPr>
        <w:t>Với nội dung được trình bày trong khóa luận này, các phân tích</w:t>
      </w:r>
      <w:r w:rsidR="00984904">
        <w:rPr>
          <w:rFonts w:cs="Times New Roman"/>
          <w:szCs w:val="26"/>
        </w:rPr>
        <w:t>/</w:t>
      </w:r>
      <w:r w:rsidRPr="00681BF8">
        <w:rPr>
          <w:rFonts w:cs="Times New Roman"/>
          <w:szCs w:val="26"/>
        </w:rPr>
        <w:t>thiết kế</w:t>
      </w:r>
      <w:r>
        <w:rPr>
          <w:rFonts w:cs="Times New Roman"/>
          <w:szCs w:val="26"/>
        </w:rPr>
        <w:t xml:space="preserve"> được</w:t>
      </w:r>
      <w:r w:rsidRPr="00681BF8">
        <w:rPr>
          <w:rFonts w:cs="Times New Roman"/>
          <w:szCs w:val="26"/>
        </w:rPr>
        <w:t xml:space="preserve"> </w:t>
      </w:r>
      <w:r w:rsidR="00984904">
        <w:rPr>
          <w:rFonts w:cs="Times New Roman"/>
          <w:szCs w:val="26"/>
        </w:rPr>
        <w:t>thực hiện</w:t>
      </w:r>
      <w:r w:rsidRPr="00681BF8">
        <w:rPr>
          <w:rFonts w:cs="Times New Roman"/>
          <w:szCs w:val="26"/>
        </w:rPr>
        <w:t xml:space="preserve"> đảm bảo </w:t>
      </w:r>
      <w:r>
        <w:rPr>
          <w:rFonts w:cs="Times New Roman"/>
          <w:szCs w:val="26"/>
        </w:rPr>
        <w:t xml:space="preserve">dễ hiểu, </w:t>
      </w:r>
      <w:r w:rsidRPr="00681BF8">
        <w:rPr>
          <w:rFonts w:cs="Times New Roman"/>
          <w:szCs w:val="26"/>
        </w:rPr>
        <w:t>mạch lạc, chỉnh chu</w:t>
      </w:r>
      <w:r>
        <w:rPr>
          <w:rFonts w:cs="Times New Roman"/>
          <w:szCs w:val="26"/>
        </w:rPr>
        <w:t xml:space="preserve"> nhất</w:t>
      </w:r>
      <w:r w:rsidR="00BA7904">
        <w:rPr>
          <w:rFonts w:cs="Times New Roman"/>
          <w:szCs w:val="26"/>
        </w:rPr>
        <w:t xml:space="preserve"> để tạo điều kiện chuyển giao xây dựng hệ thống, phát triển và vận hành hệ thống</w:t>
      </w:r>
      <w:r>
        <w:rPr>
          <w:rFonts w:cs="Times New Roman"/>
          <w:szCs w:val="26"/>
        </w:rPr>
        <w:t xml:space="preserve">. </w:t>
      </w:r>
      <w:r w:rsidRPr="00681BF8">
        <w:rPr>
          <w:rFonts w:cs="Times New Roman"/>
          <w:szCs w:val="26"/>
        </w:rPr>
        <w:t xml:space="preserve">Với mong muốn </w:t>
      </w:r>
      <w:r w:rsidR="00BA7904">
        <w:rPr>
          <w:rFonts w:cs="Times New Roman"/>
          <w:szCs w:val="26"/>
        </w:rPr>
        <w:t>khai thác ý tưởng một cách</w:t>
      </w:r>
      <w:r w:rsidRPr="00681BF8">
        <w:rPr>
          <w:rFonts w:cs="Times New Roman"/>
          <w:szCs w:val="26"/>
        </w:rPr>
        <w:t xml:space="preserve"> tố</w:t>
      </w:r>
      <w:r w:rsidR="00BA7904">
        <w:rPr>
          <w:rFonts w:cs="Times New Roman"/>
          <w:szCs w:val="26"/>
        </w:rPr>
        <w:t>i ưu</w:t>
      </w:r>
      <w:r w:rsidRPr="00681BF8">
        <w:rPr>
          <w:rFonts w:cs="Times New Roman"/>
          <w:szCs w:val="26"/>
        </w:rPr>
        <w:t xml:space="preserve">, </w:t>
      </w:r>
      <w:r w:rsidR="00BA7904">
        <w:rPr>
          <w:rFonts w:cs="Times New Roman"/>
          <w:szCs w:val="26"/>
        </w:rPr>
        <w:t xml:space="preserve">ứng dụng thiện nguyện trực tuyến hứa hẹn </w:t>
      </w:r>
      <w:r w:rsidRPr="00681BF8">
        <w:rPr>
          <w:rFonts w:cs="Times New Roman"/>
          <w:szCs w:val="26"/>
        </w:rPr>
        <w:t>sẽ được nâng cấp và tích hợp nhiều hơn các module, mở rộng phạm vi hoạt động không chỉ trong Học viện mà còn trong tất cả các trường đại học và toàn xã hội.</w:t>
      </w:r>
    </w:p>
    <w:p w14:paraId="12D527A6" w14:textId="77777777" w:rsidR="00681BF8" w:rsidRPr="00824672" w:rsidRDefault="00984904" w:rsidP="00681BF8">
      <w:pPr>
        <w:spacing w:before="120" w:after="120" w:line="312" w:lineRule="auto"/>
        <w:ind w:firstLine="567"/>
        <w:rPr>
          <w:szCs w:val="26"/>
          <w:lang w:val="vi-VN"/>
        </w:rPr>
      </w:pPr>
      <w:r w:rsidRPr="00D424CA">
        <w:rPr>
          <w:rFonts w:eastAsia="Times New Roman" w:cs="Times New Roman"/>
          <w:color w:val="000000"/>
          <w:szCs w:val="26"/>
        </w:rPr>
        <w:t xml:space="preserve">Từ những kết quả đã đạt được, có thể nói, ví thiện nguyện Small Giving </w:t>
      </w:r>
      <w:r>
        <w:rPr>
          <w:rFonts w:eastAsia="Times New Roman" w:cs="Times New Roman"/>
          <w:color w:val="000000"/>
          <w:szCs w:val="26"/>
        </w:rPr>
        <w:t xml:space="preserve">là một sản phẩm ứng dụng ý nghĩa, giúp thay đổi mô hình thiện nguyện truyền thống, có tính lan tỏa cao, được thực hiện bởi chính nhóm sinh viên Học viện Ngân hàng dưới sự hướng dẫn chuyên môn của Khoa Hệ thống thông tin quản lý và các chuyên gia công nghệ của tập đoàn Openway. Hệ thống được kỳ vọng </w:t>
      </w:r>
      <w:r w:rsidRPr="00D424CA">
        <w:rPr>
          <w:rFonts w:eastAsia="Times New Roman" w:cs="Times New Roman"/>
          <w:color w:val="000000"/>
          <w:szCs w:val="26"/>
        </w:rPr>
        <w:t xml:space="preserve">khuyến khích </w:t>
      </w:r>
      <w:r>
        <w:rPr>
          <w:rFonts w:eastAsia="Times New Roman" w:cs="Times New Roman"/>
          <w:color w:val="000000"/>
          <w:szCs w:val="26"/>
        </w:rPr>
        <w:t xml:space="preserve">cộng đồng </w:t>
      </w:r>
      <w:r w:rsidRPr="00D424CA">
        <w:rPr>
          <w:rFonts w:eastAsia="Times New Roman" w:cs="Times New Roman"/>
          <w:color w:val="000000"/>
          <w:szCs w:val="26"/>
        </w:rPr>
        <w:t>sinh viên</w:t>
      </w:r>
      <w:r>
        <w:rPr>
          <w:rFonts w:eastAsia="Times New Roman" w:cs="Times New Roman"/>
          <w:color w:val="000000"/>
          <w:szCs w:val="26"/>
        </w:rPr>
        <w:t xml:space="preserve">, cán bộ, giảng viên tại Học viện Ngân hàng nói riêng &amp; những nhà hảo tâm nói chung </w:t>
      </w:r>
      <w:r w:rsidRPr="00D424CA">
        <w:rPr>
          <w:rFonts w:eastAsia="Times New Roman" w:cs="Times New Roman"/>
          <w:color w:val="000000"/>
          <w:szCs w:val="26"/>
        </w:rPr>
        <w:t xml:space="preserve">tích cực tham gia </w:t>
      </w:r>
      <w:r>
        <w:rPr>
          <w:rFonts w:eastAsia="Times New Roman" w:cs="Times New Roman"/>
          <w:color w:val="000000"/>
          <w:szCs w:val="26"/>
        </w:rPr>
        <w:t xml:space="preserve">hoạt động thiện nguyện thường xuyên, xây dựng một nét văn hóa tốt đẹp, </w:t>
      </w:r>
      <w:r w:rsidRPr="00D424CA">
        <w:rPr>
          <w:rFonts w:eastAsia="Times New Roman" w:cs="Times New Roman"/>
          <w:color w:val="000000"/>
          <w:szCs w:val="26"/>
        </w:rPr>
        <w:t>đề cao các giá trị nhân đạo và tạo dựng sự gắn kết cộng đồng.</w:t>
      </w:r>
      <w:r>
        <w:rPr>
          <w:rFonts w:eastAsia="Times New Roman" w:cs="Times New Roman"/>
          <w:color w:val="000000"/>
          <w:szCs w:val="26"/>
        </w:rPr>
        <w:t xml:space="preserve"> </w:t>
      </w:r>
      <w:r w:rsidRPr="006B4A7A">
        <w:rPr>
          <w:rFonts w:eastAsia="Times New Roman" w:cs="Times New Roman"/>
          <w:color w:val="000000"/>
          <w:szCs w:val="26"/>
        </w:rPr>
        <w:t>Bên cạnh đó, kinh nghiệm từ triển khai giải pháp trên sẽ là một hành trang tốt để các bạn sinh viên tham gia thực hiện</w:t>
      </w:r>
      <w:r>
        <w:rPr>
          <w:rFonts w:eastAsia="Times New Roman" w:cs="Times New Roman"/>
          <w:color w:val="000000"/>
          <w:szCs w:val="26"/>
        </w:rPr>
        <w:t xml:space="preserve"> dự án</w:t>
      </w:r>
      <w:r w:rsidRPr="006B4A7A">
        <w:rPr>
          <w:rFonts w:eastAsia="Times New Roman" w:cs="Times New Roman"/>
          <w:color w:val="000000"/>
          <w:szCs w:val="26"/>
        </w:rPr>
        <w:t xml:space="preserve"> phát triển tiếp các mô hình kinh doanh sáng tạo hiện nay.</w:t>
      </w:r>
    </w:p>
    <w:p w14:paraId="165EC9CC" w14:textId="77777777" w:rsidR="00114B63" w:rsidRPr="00957A4C" w:rsidRDefault="00114B63" w:rsidP="00114B63">
      <w:pPr>
        <w:jc w:val="center"/>
        <w:rPr>
          <w:b/>
          <w:sz w:val="32"/>
          <w:szCs w:val="32"/>
          <w:lang w:val="vi-VN"/>
        </w:rPr>
      </w:pPr>
      <w:r w:rsidRPr="00957A4C">
        <w:rPr>
          <w:b/>
          <w:sz w:val="32"/>
          <w:szCs w:val="32"/>
          <w:lang w:val="vi-VN"/>
        </w:rPr>
        <w:t>TÀI LIỆU THAM KHẢO</w:t>
      </w:r>
    </w:p>
    <w:p w14:paraId="4D705D51" w14:textId="77777777" w:rsidR="00A01F6B" w:rsidRPr="007F6611" w:rsidRDefault="00A01F6B" w:rsidP="007F6611">
      <w:pPr>
        <w:spacing w:before="120" w:after="120" w:line="312" w:lineRule="auto"/>
        <w:ind w:firstLine="567"/>
        <w:rPr>
          <w:szCs w:val="26"/>
        </w:rPr>
      </w:pPr>
      <w:r w:rsidRPr="007F6611">
        <w:rPr>
          <w:szCs w:val="26"/>
        </w:rPr>
        <w:t xml:space="preserve">[1] </w:t>
      </w:r>
      <w:r w:rsidR="007F6611" w:rsidRPr="007F6611">
        <w:rPr>
          <w:rFonts w:cs="Times New Roman"/>
          <w:szCs w:val="26"/>
        </w:rPr>
        <w:t xml:space="preserve">Cẩm Linh (2016), </w:t>
      </w:r>
      <w:r w:rsidR="007F6611" w:rsidRPr="007F6611">
        <w:rPr>
          <w:rFonts w:cs="Times New Roman"/>
          <w:i/>
          <w:szCs w:val="26"/>
        </w:rPr>
        <w:t>4 cách làm từ thiện online không mất tiền? Quá dễ!</w:t>
      </w:r>
      <w:r w:rsidR="007F6611">
        <w:rPr>
          <w:rFonts w:cs="Times New Roman"/>
          <w:szCs w:val="26"/>
        </w:rPr>
        <w:t>,</w:t>
      </w:r>
      <w:r w:rsidR="007F6611" w:rsidRPr="007F6611">
        <w:rPr>
          <w:rFonts w:cs="Times New Roman"/>
          <w:szCs w:val="26"/>
        </w:rPr>
        <w:t xml:space="preserve"> Website: </w:t>
      </w:r>
      <w:hyperlink r:id="rId48" w:history="1">
        <w:r w:rsidR="007F6611" w:rsidRPr="007F6611">
          <w:rPr>
            <w:rStyle w:val="Hyperlink"/>
            <w:color w:val="auto"/>
            <w:szCs w:val="26"/>
          </w:rPr>
          <w:t>https://genk.vn/tin-ict/4-cach-lam-tu-thien-online-khong-mat-tien-qua-de2015123109195 4203.chn</w:t>
        </w:r>
      </w:hyperlink>
      <w:r w:rsidR="007F6611" w:rsidRPr="007F6611">
        <w:rPr>
          <w:rStyle w:val="Hyperlink"/>
          <w:rFonts w:cs="Times New Roman"/>
          <w:color w:val="auto"/>
          <w:szCs w:val="26"/>
          <w:u w:val="none"/>
        </w:rPr>
        <w:t>.</w:t>
      </w:r>
    </w:p>
    <w:p w14:paraId="6AB8CDD5" w14:textId="77777777" w:rsidR="00A01F6B" w:rsidRPr="007F6611" w:rsidRDefault="00A01F6B" w:rsidP="007F6611">
      <w:pPr>
        <w:spacing w:before="120" w:after="120" w:line="312" w:lineRule="auto"/>
        <w:ind w:firstLine="567"/>
        <w:rPr>
          <w:rFonts w:eastAsia="Times New Roman" w:cs="Times New Roman"/>
          <w:szCs w:val="26"/>
        </w:rPr>
      </w:pPr>
      <w:r w:rsidRPr="007F6611">
        <w:rPr>
          <w:rFonts w:eastAsia="Times New Roman" w:cs="Times New Roman"/>
          <w:szCs w:val="26"/>
        </w:rPr>
        <w:t xml:space="preserve">[2] </w:t>
      </w:r>
      <w:r w:rsidR="007F6611" w:rsidRPr="007F6611">
        <w:rPr>
          <w:rFonts w:cs="Times New Roman"/>
          <w:szCs w:val="26"/>
        </w:rPr>
        <w:t>Cổ</w:t>
      </w:r>
      <w:r w:rsidR="007F6611">
        <w:rPr>
          <w:rFonts w:cs="Times New Roman"/>
          <w:szCs w:val="26"/>
        </w:rPr>
        <w:t>ng TTĐT</w:t>
      </w:r>
      <w:r w:rsidR="007F6611" w:rsidRPr="007F6611">
        <w:rPr>
          <w:rFonts w:cs="Times New Roman"/>
          <w:szCs w:val="26"/>
        </w:rPr>
        <w:t xml:space="preserve"> Ngân hàng Nhà nước Việt Nam (2019), </w:t>
      </w:r>
      <w:r w:rsidR="007F6611" w:rsidRPr="007F6611">
        <w:rPr>
          <w:rFonts w:cs="Times New Roman"/>
          <w:i/>
          <w:szCs w:val="26"/>
        </w:rPr>
        <w:t>Thúc đẩy thanh toán điện tử tại Việt Nam tới xã hội phi tiền mặt</w:t>
      </w:r>
      <w:r w:rsidR="007F6611" w:rsidRPr="007F6611">
        <w:rPr>
          <w:rFonts w:cs="Times New Roman"/>
          <w:szCs w:val="26"/>
        </w:rPr>
        <w:t>, Website: sbv.gov.vn/webcenter/portal/m/menu/</w:t>
      </w:r>
      <w:r w:rsidR="007F6611">
        <w:rPr>
          <w:rFonts w:cs="Times New Roman"/>
          <w:szCs w:val="26"/>
        </w:rPr>
        <w:t xml:space="preserve"> </w:t>
      </w:r>
      <w:r w:rsidR="007F6611" w:rsidRPr="007F6611">
        <w:rPr>
          <w:rFonts w:cs="Times New Roman"/>
          <w:szCs w:val="26"/>
        </w:rPr>
        <w:t>trangchu /ddnhnn/nctd/nctd_chitiet</w:t>
      </w:r>
      <w:r w:rsidR="007F6611">
        <w:rPr>
          <w:rFonts w:cs="Times New Roman"/>
          <w:szCs w:val="26"/>
        </w:rPr>
        <w:t>.</w:t>
      </w:r>
    </w:p>
    <w:p w14:paraId="4EBD4350" w14:textId="77777777" w:rsidR="00A01F6B" w:rsidRPr="007F6611" w:rsidRDefault="00A01F6B" w:rsidP="007F6611">
      <w:pPr>
        <w:spacing w:before="120" w:after="120" w:line="312" w:lineRule="auto"/>
        <w:ind w:firstLine="567"/>
        <w:rPr>
          <w:rStyle w:val="Hyperlink"/>
          <w:rFonts w:eastAsia="Times New Roman" w:cs="Times New Roman"/>
          <w:color w:val="auto"/>
          <w:szCs w:val="26"/>
          <w:u w:val="none"/>
        </w:rPr>
      </w:pPr>
      <w:r w:rsidRPr="007F6611">
        <w:rPr>
          <w:rFonts w:eastAsia="Times New Roman" w:cs="Times New Roman"/>
          <w:szCs w:val="26"/>
        </w:rPr>
        <w:t xml:space="preserve">[3] </w:t>
      </w:r>
      <w:r w:rsidR="007F6611" w:rsidRPr="007F6611">
        <w:rPr>
          <w:rFonts w:cs="Times New Roman"/>
          <w:szCs w:val="26"/>
        </w:rPr>
        <w:t xml:space="preserve">Đức Trung (2019), </w:t>
      </w:r>
      <w:r w:rsidR="007F6611" w:rsidRPr="007F6611">
        <w:rPr>
          <w:rFonts w:cs="Times New Roman"/>
          <w:i/>
          <w:szCs w:val="26"/>
        </w:rPr>
        <w:t>Đẩy mạnh thanh toán điện tử phục vụ mục tiêu xây dựng Chính phủ điện tử</w:t>
      </w:r>
      <w:r w:rsidR="007F6611" w:rsidRPr="007F6611">
        <w:rPr>
          <w:rFonts w:cs="Times New Roman"/>
          <w:szCs w:val="26"/>
        </w:rPr>
        <w:t xml:space="preserve">, Website: </w:t>
      </w:r>
      <w:hyperlink r:id="rId49" w:history="1">
        <w:r w:rsidR="007F6611" w:rsidRPr="007F6611">
          <w:rPr>
            <w:rStyle w:val="Hyperlink"/>
            <w:color w:val="auto"/>
            <w:szCs w:val="26"/>
          </w:rPr>
          <w:t>http://thutuchanhchinh.vn/noidung/tintuc/Lists/TinCucKiemSoat TTHC/View_ Detail.aspx</w:t>
        </w:r>
      </w:hyperlink>
      <w:r w:rsidR="007F6611" w:rsidRPr="007F6611">
        <w:rPr>
          <w:rStyle w:val="Hyperlink"/>
          <w:rFonts w:cs="Times New Roman"/>
          <w:color w:val="auto"/>
          <w:szCs w:val="26"/>
          <w:u w:val="none"/>
        </w:rPr>
        <w:t>.</w:t>
      </w:r>
    </w:p>
    <w:p w14:paraId="4DCC3339" w14:textId="77777777" w:rsidR="00A01F6B" w:rsidRPr="007F6611" w:rsidRDefault="00A01F6B" w:rsidP="007F6611">
      <w:pPr>
        <w:spacing w:before="120" w:after="120" w:line="312" w:lineRule="auto"/>
        <w:ind w:firstLine="567"/>
        <w:rPr>
          <w:rStyle w:val="Hyperlink"/>
          <w:rFonts w:cs="Times New Roman"/>
          <w:color w:val="auto"/>
          <w:szCs w:val="26"/>
          <w:u w:val="none"/>
        </w:rPr>
      </w:pPr>
      <w:r w:rsidRPr="007F6611">
        <w:rPr>
          <w:rStyle w:val="Hyperlink"/>
          <w:rFonts w:cs="Times New Roman"/>
          <w:color w:val="auto"/>
          <w:szCs w:val="26"/>
          <w:u w:val="none"/>
        </w:rPr>
        <w:t xml:space="preserve">[4] </w:t>
      </w:r>
      <w:r w:rsidR="007F6611" w:rsidRPr="007F6611">
        <w:rPr>
          <w:rFonts w:eastAsia="Times New Roman" w:cs="Times New Roman"/>
          <w:szCs w:val="26"/>
        </w:rPr>
        <w:t xml:space="preserve">Minh Thi (2017), </w:t>
      </w:r>
      <w:r w:rsidR="007F6611" w:rsidRPr="007F6611">
        <w:rPr>
          <w:rFonts w:eastAsia="Times New Roman" w:cs="Times New Roman"/>
          <w:i/>
          <w:szCs w:val="26"/>
        </w:rPr>
        <w:t>Người Việt ngày càng chi nhiều tiền làm từ thiện</w:t>
      </w:r>
      <w:r w:rsidR="007F6611" w:rsidRPr="007F6611">
        <w:rPr>
          <w:rFonts w:eastAsia="Times New Roman" w:cs="Times New Roman"/>
          <w:szCs w:val="26"/>
        </w:rPr>
        <w:t xml:space="preserve">, Website: </w:t>
      </w:r>
      <w:hyperlink r:id="rId50" w:history="1">
        <w:r w:rsidR="007F6611" w:rsidRPr="007F6611">
          <w:rPr>
            <w:rStyle w:val="Hyperlink"/>
            <w:color w:val="auto"/>
            <w:szCs w:val="26"/>
          </w:rPr>
          <w:t>https://laodong.vn/lao-dong-cuoi-tuan/nguoi-viet-ngay-cang-chi-nhieu-tien-lam-tu-thien-575355.ldo</w:t>
        </w:r>
      </w:hyperlink>
      <w:r w:rsidR="007F6611" w:rsidRPr="007F6611">
        <w:rPr>
          <w:rStyle w:val="Hyperlink"/>
          <w:rFonts w:cs="Times New Roman"/>
          <w:color w:val="auto"/>
          <w:szCs w:val="26"/>
          <w:u w:val="none"/>
        </w:rPr>
        <w:t>.</w:t>
      </w:r>
    </w:p>
    <w:p w14:paraId="2DD5DF69" w14:textId="77777777" w:rsidR="00A01F6B" w:rsidRPr="007F6611" w:rsidRDefault="00A01F6B" w:rsidP="007F6611">
      <w:pPr>
        <w:spacing w:before="120" w:after="120" w:line="312" w:lineRule="auto"/>
        <w:ind w:firstLine="567"/>
        <w:rPr>
          <w:rStyle w:val="Hyperlink"/>
          <w:rFonts w:cs="Times New Roman"/>
          <w:color w:val="auto"/>
          <w:szCs w:val="26"/>
          <w:u w:val="none"/>
        </w:rPr>
      </w:pPr>
      <w:r w:rsidRPr="007F6611">
        <w:rPr>
          <w:rStyle w:val="Hyperlink"/>
          <w:rFonts w:cs="Times New Roman"/>
          <w:color w:val="auto"/>
          <w:szCs w:val="26"/>
          <w:u w:val="none"/>
        </w:rPr>
        <w:lastRenderedPageBreak/>
        <w:t xml:space="preserve">[5] </w:t>
      </w:r>
      <w:r w:rsidR="007F6611" w:rsidRPr="007F6611">
        <w:rPr>
          <w:rFonts w:eastAsia="Times New Roman" w:cs="Times New Roman"/>
          <w:szCs w:val="26"/>
        </w:rPr>
        <w:t xml:space="preserve">NPSource (2018), </w:t>
      </w:r>
      <w:r w:rsidR="007F6611" w:rsidRPr="007F6611">
        <w:rPr>
          <w:rFonts w:eastAsia="Times New Roman" w:cs="Times New Roman"/>
          <w:i/>
          <w:szCs w:val="26"/>
        </w:rPr>
        <w:t>The Ultimate List Of Charitable Giving Statistics For 2018</w:t>
      </w:r>
      <w:r w:rsidR="007F6611" w:rsidRPr="007F6611">
        <w:rPr>
          <w:rFonts w:eastAsia="Times New Roman" w:cs="Times New Roman"/>
          <w:szCs w:val="26"/>
        </w:rPr>
        <w:t xml:space="preserve">, Website: </w:t>
      </w:r>
      <w:hyperlink r:id="rId51" w:history="1">
        <w:r w:rsidR="007F6611" w:rsidRPr="007F6611">
          <w:rPr>
            <w:rFonts w:eastAsia="Times New Roman" w:cs="Times New Roman"/>
            <w:szCs w:val="26"/>
          </w:rPr>
          <w:t>https://nonprofitssource.com/online-giving-statistics/</w:t>
        </w:r>
      </w:hyperlink>
      <w:r w:rsidR="007F6611" w:rsidRPr="007F6611">
        <w:rPr>
          <w:rFonts w:eastAsia="Times New Roman" w:cs="Times New Roman"/>
          <w:szCs w:val="26"/>
        </w:rPr>
        <w:t>.</w:t>
      </w:r>
    </w:p>
    <w:p w14:paraId="00E8807C" w14:textId="77777777" w:rsidR="00A01F6B" w:rsidRPr="007F6611" w:rsidRDefault="00A01F6B" w:rsidP="007F6611">
      <w:pPr>
        <w:spacing w:before="120" w:after="120" w:line="312" w:lineRule="auto"/>
        <w:ind w:firstLine="567"/>
        <w:rPr>
          <w:rStyle w:val="Hyperlink"/>
          <w:rFonts w:cs="Times New Roman"/>
          <w:color w:val="auto"/>
          <w:szCs w:val="26"/>
          <w:u w:val="none"/>
        </w:rPr>
      </w:pPr>
      <w:r w:rsidRPr="007F6611">
        <w:rPr>
          <w:rStyle w:val="Hyperlink"/>
          <w:rFonts w:cs="Times New Roman"/>
          <w:color w:val="auto"/>
          <w:szCs w:val="26"/>
          <w:u w:val="none"/>
        </w:rPr>
        <w:t xml:space="preserve">[6] </w:t>
      </w:r>
      <w:r w:rsidR="007F6611" w:rsidRPr="007F6611">
        <w:rPr>
          <w:rFonts w:eastAsia="Times New Roman" w:cs="Times New Roman"/>
          <w:szCs w:val="26"/>
        </w:rPr>
        <w:t xml:space="preserve">SteelKiwi Inc (2018), </w:t>
      </w:r>
      <w:r w:rsidR="007F6611">
        <w:rPr>
          <w:rFonts w:eastAsia="Times New Roman" w:cs="Times New Roman"/>
          <w:i/>
          <w:szCs w:val="26"/>
        </w:rPr>
        <w:t xml:space="preserve">Transforming </w:t>
      </w:r>
      <w:r w:rsidR="007F6611" w:rsidRPr="007F6611">
        <w:rPr>
          <w:rFonts w:eastAsia="Times New Roman" w:cs="Times New Roman"/>
          <w:i/>
          <w:szCs w:val="26"/>
        </w:rPr>
        <w:t>the Philanthropic Landscape through Charity Mobile Apps</w:t>
      </w:r>
      <w:r w:rsidR="007F6611" w:rsidRPr="007F6611">
        <w:rPr>
          <w:rFonts w:eastAsia="Times New Roman" w:cs="Times New Roman"/>
          <w:szCs w:val="26"/>
        </w:rPr>
        <w:t xml:space="preserve">, Website: </w:t>
      </w:r>
      <w:hyperlink r:id="rId52" w:history="1">
        <w:r w:rsidR="007F6611" w:rsidRPr="007F6611">
          <w:rPr>
            <w:rFonts w:eastAsia="Times New Roman" w:cs="Times New Roman"/>
            <w:szCs w:val="26"/>
          </w:rPr>
          <w:t>https://hackernoon.com/transforming-the-philanthropic-landscape-through-charity-mobile-apps-b789a5908d8e</w:t>
        </w:r>
      </w:hyperlink>
      <w:r w:rsidR="007F6611" w:rsidRPr="007F6611">
        <w:rPr>
          <w:rFonts w:eastAsia="Times New Roman" w:cs="Times New Roman"/>
          <w:szCs w:val="26"/>
        </w:rPr>
        <w:t>.</w:t>
      </w:r>
    </w:p>
    <w:p w14:paraId="7295D781" w14:textId="77777777" w:rsidR="00A01F6B" w:rsidRPr="007F6611" w:rsidRDefault="00A01F6B" w:rsidP="007F6611">
      <w:pPr>
        <w:spacing w:before="120" w:after="120" w:line="312" w:lineRule="auto"/>
        <w:ind w:firstLine="567"/>
        <w:rPr>
          <w:rFonts w:cs="Times New Roman"/>
          <w:szCs w:val="26"/>
        </w:rPr>
      </w:pPr>
      <w:r w:rsidRPr="007F6611">
        <w:rPr>
          <w:rStyle w:val="Hyperlink"/>
          <w:rFonts w:cs="Times New Roman"/>
          <w:color w:val="auto"/>
          <w:szCs w:val="26"/>
          <w:u w:val="none"/>
        </w:rPr>
        <w:t xml:space="preserve">[7] </w:t>
      </w:r>
      <w:r w:rsidR="007F6611" w:rsidRPr="007F6611">
        <w:rPr>
          <w:rFonts w:cs="Times New Roman"/>
          <w:szCs w:val="26"/>
        </w:rPr>
        <w:t xml:space="preserve">Thế Phong (2019), </w:t>
      </w:r>
      <w:r w:rsidR="007F6611" w:rsidRPr="007F6611">
        <w:rPr>
          <w:rFonts w:cs="Times New Roman"/>
          <w:i/>
          <w:szCs w:val="26"/>
        </w:rPr>
        <w:t>Khó cưỡng xu hướng thanh toán không tiền mặt</w:t>
      </w:r>
      <w:r w:rsidR="007F6611" w:rsidRPr="007F6611">
        <w:rPr>
          <w:rFonts w:cs="Times New Roman"/>
          <w:szCs w:val="26"/>
        </w:rPr>
        <w:t xml:space="preserve">, Website: </w:t>
      </w:r>
      <w:hyperlink r:id="rId53" w:history="1">
        <w:r w:rsidR="007F6611" w:rsidRPr="007F6611">
          <w:rPr>
            <w:rStyle w:val="Hyperlink"/>
            <w:color w:val="auto"/>
            <w:szCs w:val="26"/>
          </w:rPr>
          <w:t>http://kinhtedothi.vn/kho-cuong-xu-huong-thanh-toan-khong-tien-mat-360026.html</w:t>
        </w:r>
      </w:hyperlink>
      <w:r w:rsidR="007F6611">
        <w:rPr>
          <w:rStyle w:val="Hyperlink"/>
          <w:rFonts w:cs="Times New Roman"/>
          <w:color w:val="auto"/>
          <w:szCs w:val="26"/>
          <w:u w:val="none"/>
        </w:rPr>
        <w:t>.</w:t>
      </w:r>
    </w:p>
    <w:p w14:paraId="7979747C" w14:textId="77777777" w:rsidR="00A01F6B" w:rsidRPr="007F6611" w:rsidRDefault="00A01F6B" w:rsidP="007F6611">
      <w:pPr>
        <w:spacing w:before="120" w:after="120" w:line="312" w:lineRule="auto"/>
        <w:ind w:firstLine="567"/>
        <w:rPr>
          <w:rFonts w:cs="Times New Roman"/>
          <w:i/>
          <w:color w:val="000000" w:themeColor="text1"/>
          <w:sz w:val="24"/>
          <w:szCs w:val="24"/>
        </w:rPr>
      </w:pPr>
      <w:r w:rsidRPr="007F6611">
        <w:rPr>
          <w:rFonts w:cs="Times New Roman"/>
          <w:szCs w:val="26"/>
        </w:rPr>
        <w:t xml:space="preserve">[8] </w:t>
      </w:r>
      <w:r w:rsidR="007F6611" w:rsidRPr="007F6611">
        <w:rPr>
          <w:rFonts w:cs="Times New Roman"/>
          <w:szCs w:val="26"/>
        </w:rPr>
        <w:t xml:space="preserve">Thùy Linh (2019), </w:t>
      </w:r>
      <w:r w:rsidR="007F6611" w:rsidRPr="007F6611">
        <w:rPr>
          <w:rFonts w:cs="Times New Roman"/>
          <w:i/>
          <w:szCs w:val="26"/>
        </w:rPr>
        <w:t>Quỹ từ thiện phải công bố công khai các khoản đóng góp</w:t>
      </w:r>
      <w:r w:rsidR="007F6611" w:rsidRPr="007F6611">
        <w:rPr>
          <w:rFonts w:cs="Times New Roman"/>
          <w:szCs w:val="26"/>
        </w:rPr>
        <w:t xml:space="preserve">, Website: </w:t>
      </w:r>
      <w:hyperlink r:id="rId54" w:history="1">
        <w:r w:rsidR="007F6611" w:rsidRPr="007F6611">
          <w:rPr>
            <w:rStyle w:val="Hyperlink"/>
            <w:color w:val="auto"/>
            <w:szCs w:val="26"/>
          </w:rPr>
          <w:t>https://luatvietnam.vn/tin-van-ban-moi/quy-tu-thien-phai-cong-bo-cong-khai-cac-khoan-dong-gop-186-23023-article.html</w:t>
        </w:r>
      </w:hyperlink>
      <w:r w:rsidR="007F6611">
        <w:rPr>
          <w:rStyle w:val="Hyperlink"/>
          <w:rFonts w:cs="Times New Roman"/>
          <w:color w:val="auto"/>
          <w:szCs w:val="26"/>
          <w:u w:val="none"/>
        </w:rPr>
        <w:t>.</w:t>
      </w:r>
    </w:p>
    <w:p w14:paraId="4376B1C2" w14:textId="77777777" w:rsidR="004A1C6C" w:rsidRDefault="004A1C6C" w:rsidP="00A07882">
      <w:pPr>
        <w:rPr>
          <w:szCs w:val="26"/>
          <w:lang w:val="vi-VN"/>
        </w:rPr>
      </w:pPr>
    </w:p>
    <w:p w14:paraId="3B8E2AEE" w14:textId="77777777" w:rsidR="00A07882" w:rsidRDefault="00A07882">
      <w:pPr>
        <w:spacing w:after="200" w:line="276" w:lineRule="auto"/>
        <w:jc w:val="left"/>
        <w:rPr>
          <w:b/>
          <w:sz w:val="32"/>
          <w:szCs w:val="32"/>
          <w:lang w:val="vi-VN"/>
        </w:rPr>
      </w:pPr>
      <w:r>
        <w:rPr>
          <w:b/>
          <w:sz w:val="32"/>
          <w:szCs w:val="32"/>
          <w:lang w:val="vi-VN"/>
        </w:rPr>
        <w:br w:type="page"/>
      </w:r>
    </w:p>
    <w:p w14:paraId="5811C2ED" w14:textId="77777777" w:rsidR="00C3795B" w:rsidRPr="00957A4C" w:rsidRDefault="00C3795B" w:rsidP="00C3795B">
      <w:pPr>
        <w:jc w:val="center"/>
        <w:rPr>
          <w:b/>
          <w:sz w:val="32"/>
          <w:szCs w:val="32"/>
          <w:lang w:val="vi-VN"/>
        </w:rPr>
      </w:pPr>
      <w:r w:rsidRPr="00957A4C">
        <w:rPr>
          <w:b/>
          <w:sz w:val="32"/>
          <w:szCs w:val="32"/>
          <w:lang w:val="vi-VN"/>
        </w:rPr>
        <w:lastRenderedPageBreak/>
        <w:t>NHẬT KÝ THỰC TẬP</w:t>
      </w:r>
    </w:p>
    <w:p w14:paraId="3C6FEF77" w14:textId="77777777" w:rsidR="00C3795B" w:rsidRPr="00957A4C" w:rsidRDefault="00C3795B" w:rsidP="00114B63">
      <w:pPr>
        <w:jc w:val="center"/>
        <w:rPr>
          <w:szCs w:val="26"/>
          <w:lang w:val="vi-VN"/>
        </w:rPr>
      </w:pPr>
    </w:p>
    <w:sectPr w:rsidR="00C3795B" w:rsidRPr="00957A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70E3D" w14:textId="77777777" w:rsidR="009B3035" w:rsidRDefault="009B3035" w:rsidP="00E52A43">
      <w:pPr>
        <w:spacing w:after="0"/>
      </w:pPr>
      <w:r>
        <w:separator/>
      </w:r>
    </w:p>
  </w:endnote>
  <w:endnote w:type="continuationSeparator" w:id="0">
    <w:p w14:paraId="655B4034" w14:textId="77777777" w:rsidR="009B3035" w:rsidRDefault="009B3035" w:rsidP="00E52A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5"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5D082" w14:textId="77777777" w:rsidR="00577754" w:rsidRDefault="00577754">
    <w:pPr>
      <w:pStyle w:val="Footer"/>
      <w:jc w:val="center"/>
    </w:pPr>
  </w:p>
  <w:p w14:paraId="7AACEEE1" w14:textId="77777777" w:rsidR="00577754" w:rsidRDefault="005777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6164676"/>
      <w:docPartObj>
        <w:docPartGallery w:val="Page Numbers (Bottom of Page)"/>
        <w:docPartUnique/>
      </w:docPartObj>
    </w:sdtPr>
    <w:sdtEndPr>
      <w:rPr>
        <w:noProof/>
      </w:rPr>
    </w:sdtEndPr>
    <w:sdtContent>
      <w:p w14:paraId="776923F8" w14:textId="77777777" w:rsidR="00577754" w:rsidRDefault="00577754">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1795E75E" w14:textId="77777777" w:rsidR="00577754" w:rsidRDefault="005777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9560528"/>
      <w:docPartObj>
        <w:docPartGallery w:val="Page Numbers (Bottom of Page)"/>
        <w:docPartUnique/>
      </w:docPartObj>
    </w:sdtPr>
    <w:sdtEndPr>
      <w:rPr>
        <w:noProof/>
      </w:rPr>
    </w:sdtEndPr>
    <w:sdtContent>
      <w:p w14:paraId="79D30EB0" w14:textId="77777777" w:rsidR="00577754" w:rsidRDefault="00577754">
        <w:pPr>
          <w:pStyle w:val="Footer"/>
          <w:jc w:val="center"/>
        </w:pPr>
        <w:r>
          <w:fldChar w:fldCharType="begin"/>
        </w:r>
        <w:r>
          <w:instrText xml:space="preserve"> PAGE   \* MERGEFORMAT </w:instrText>
        </w:r>
        <w:r>
          <w:fldChar w:fldCharType="separate"/>
        </w:r>
        <w:r>
          <w:rPr>
            <w:noProof/>
          </w:rPr>
          <w:t>43</w:t>
        </w:r>
        <w:r>
          <w:rPr>
            <w:noProof/>
          </w:rPr>
          <w:fldChar w:fldCharType="end"/>
        </w:r>
      </w:p>
    </w:sdtContent>
  </w:sdt>
  <w:p w14:paraId="30E762A9" w14:textId="77777777" w:rsidR="00577754" w:rsidRDefault="00577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11994" w14:textId="77777777" w:rsidR="009B3035" w:rsidRDefault="009B3035" w:rsidP="00E52A43">
      <w:pPr>
        <w:spacing w:after="0"/>
      </w:pPr>
      <w:r>
        <w:separator/>
      </w:r>
    </w:p>
  </w:footnote>
  <w:footnote w:type="continuationSeparator" w:id="0">
    <w:p w14:paraId="0F474237" w14:textId="77777777" w:rsidR="009B3035" w:rsidRDefault="009B3035" w:rsidP="00E52A43">
      <w:pPr>
        <w:spacing w:after="0"/>
      </w:pPr>
      <w:r>
        <w:continuationSeparator/>
      </w:r>
    </w:p>
  </w:footnote>
  <w:footnote w:id="1">
    <w:p w14:paraId="436F9F7A" w14:textId="77777777" w:rsidR="00577754" w:rsidRDefault="00577754" w:rsidP="00835CAE">
      <w:pPr>
        <w:pStyle w:val="FootnoteText"/>
      </w:pPr>
      <w:r>
        <w:rPr>
          <w:rStyle w:val="FootnoteReference"/>
        </w:rPr>
        <w:footnoteRef/>
      </w:r>
      <w:r>
        <w:t xml:space="preserve"> </w:t>
      </w:r>
      <w:r w:rsidRPr="00F860C1">
        <w:rPr>
          <w:rFonts w:ascii="Times New Roman" w:hAnsi="Times New Roman" w:cs="Times New Roman"/>
        </w:rPr>
        <w:t>Các tổ chức đánh giá uy tín trên thế giới</w:t>
      </w:r>
    </w:p>
  </w:footnote>
  <w:footnote w:id="2">
    <w:p w14:paraId="2C45D26E" w14:textId="77777777" w:rsidR="00577754" w:rsidRPr="00A66395" w:rsidRDefault="00577754">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Tiêu chuẩn an ninh toàn cầu, viết tắt của “Payment Application Data Security Standard”</w:t>
      </w:r>
    </w:p>
  </w:footnote>
  <w:footnote w:id="3">
    <w:p w14:paraId="0DA687E7" w14:textId="77777777" w:rsidR="00577754" w:rsidRPr="00A66395" w:rsidRDefault="00577754">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Một sáng kiến thanh toán hội nhập của Liên minh châu Âu, viết tắt của “Single Euro Payments Area”</w:t>
      </w:r>
    </w:p>
  </w:footnote>
  <w:footnote w:id="4">
    <w:p w14:paraId="48B85666" w14:textId="77777777" w:rsidR="00577754" w:rsidRPr="00A66395" w:rsidRDefault="00577754">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Các loại thẻ thanh toán quốc tế</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87803"/>
    <w:multiLevelType w:val="hybridMultilevel"/>
    <w:tmpl w:val="08DC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11B9F"/>
    <w:multiLevelType w:val="multilevel"/>
    <w:tmpl w:val="BBF41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A75BF"/>
    <w:multiLevelType w:val="hybridMultilevel"/>
    <w:tmpl w:val="7EB213EE"/>
    <w:lvl w:ilvl="0" w:tplc="5DF4CFAA">
      <w:start w:val="1"/>
      <w:numFmt w:val="upperRoman"/>
      <w:lvlText w:val="%1."/>
      <w:lvlJc w:val="left"/>
      <w:pPr>
        <w:ind w:left="1287" w:hanging="72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159EB376">
      <w:start w:val="1"/>
      <w:numFmt w:val="bullet"/>
      <w:lvlText w:val="-"/>
      <w:lvlJc w:val="left"/>
      <w:pPr>
        <w:ind w:left="3087" w:hanging="360"/>
      </w:pPr>
      <w:rPr>
        <w:rFonts w:ascii="Times New Roman" w:eastAsia="Times New Roman" w:hAnsi="Times New Roman" w:cs="Times New Roman" w:hint="default"/>
      </w:rPr>
    </w:lvl>
    <w:lvl w:ilvl="4" w:tplc="E0744122">
      <w:numFmt w:val="bullet"/>
      <w:lvlText w:val=""/>
      <w:lvlJc w:val="left"/>
      <w:pPr>
        <w:ind w:left="3807" w:hanging="360"/>
      </w:pPr>
      <w:rPr>
        <w:rFonts w:ascii="Wingdings" w:eastAsia="Times New Roman" w:hAnsi="Wingdings" w:cs="Times New Roman" w:hint="default"/>
      </w:r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25B72E4"/>
    <w:multiLevelType w:val="hybridMultilevel"/>
    <w:tmpl w:val="EBC8F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6661E"/>
    <w:multiLevelType w:val="hybridMultilevel"/>
    <w:tmpl w:val="AA1A2A6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15:restartNumberingAfterBreak="0">
    <w:nsid w:val="150D52C2"/>
    <w:multiLevelType w:val="hybridMultilevel"/>
    <w:tmpl w:val="00749AA0"/>
    <w:lvl w:ilvl="0" w:tplc="460A7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257C2"/>
    <w:multiLevelType w:val="hybridMultilevel"/>
    <w:tmpl w:val="F99A3604"/>
    <w:lvl w:ilvl="0" w:tplc="0A50017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F3F04"/>
    <w:multiLevelType w:val="multilevel"/>
    <w:tmpl w:val="F3BAC2C6"/>
    <w:lvl w:ilvl="0">
      <w:start w:val="1"/>
      <w:numFmt w:val="bullet"/>
      <w:pStyle w:val="cham"/>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226BD6"/>
    <w:multiLevelType w:val="hybridMultilevel"/>
    <w:tmpl w:val="2F3A1504"/>
    <w:lvl w:ilvl="0" w:tplc="460A7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7F2BD4"/>
    <w:multiLevelType w:val="multilevel"/>
    <w:tmpl w:val="2E76E21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2D43D0"/>
    <w:multiLevelType w:val="hybridMultilevel"/>
    <w:tmpl w:val="7EDE8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F0040"/>
    <w:multiLevelType w:val="multilevel"/>
    <w:tmpl w:val="AFA6E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AD2847"/>
    <w:multiLevelType w:val="multilevel"/>
    <w:tmpl w:val="AAE008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5221D54"/>
    <w:multiLevelType w:val="multilevel"/>
    <w:tmpl w:val="B38CB13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89143CF"/>
    <w:multiLevelType w:val="multilevel"/>
    <w:tmpl w:val="61ECFE1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BEB6288"/>
    <w:multiLevelType w:val="hybridMultilevel"/>
    <w:tmpl w:val="900EFC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C247295"/>
    <w:multiLevelType w:val="hybridMultilevel"/>
    <w:tmpl w:val="F99C58A2"/>
    <w:lvl w:ilvl="0" w:tplc="0A50017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520683"/>
    <w:multiLevelType w:val="hybridMultilevel"/>
    <w:tmpl w:val="83AAA4A4"/>
    <w:lvl w:ilvl="0" w:tplc="460A7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D7F7D"/>
    <w:multiLevelType w:val="multilevel"/>
    <w:tmpl w:val="3F924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1D26273"/>
    <w:multiLevelType w:val="multilevel"/>
    <w:tmpl w:val="429CA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4D552F8"/>
    <w:multiLevelType w:val="multilevel"/>
    <w:tmpl w:val="86C49344"/>
    <w:lvl w:ilvl="0">
      <w:start w:val="1"/>
      <w:numFmt w:val="bullet"/>
      <w:pStyle w:val="Style1"/>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BF24E16"/>
    <w:multiLevelType w:val="multilevel"/>
    <w:tmpl w:val="D506F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785DF3"/>
    <w:multiLevelType w:val="hybridMultilevel"/>
    <w:tmpl w:val="9CC6DA6A"/>
    <w:lvl w:ilvl="0" w:tplc="460A7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986AC1"/>
    <w:multiLevelType w:val="hybridMultilevel"/>
    <w:tmpl w:val="2AC407CC"/>
    <w:lvl w:ilvl="0" w:tplc="715EBD7A">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39E0F16"/>
    <w:multiLevelType w:val="hybridMultilevel"/>
    <w:tmpl w:val="903A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B12569"/>
    <w:multiLevelType w:val="multilevel"/>
    <w:tmpl w:val="BF7A5D2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343504B"/>
    <w:multiLevelType w:val="multilevel"/>
    <w:tmpl w:val="461E7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4B12C59"/>
    <w:multiLevelType w:val="hybridMultilevel"/>
    <w:tmpl w:val="2CEA8E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57C1D73"/>
    <w:multiLevelType w:val="multilevel"/>
    <w:tmpl w:val="E140DF14"/>
    <w:lvl w:ilvl="0">
      <w:start w:val="4"/>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690662E2"/>
    <w:multiLevelType w:val="multilevel"/>
    <w:tmpl w:val="96F22BC6"/>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73236450"/>
    <w:multiLevelType w:val="hybridMultilevel"/>
    <w:tmpl w:val="0DDC1ABE"/>
    <w:lvl w:ilvl="0" w:tplc="11E499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466F74"/>
    <w:multiLevelType w:val="multilevel"/>
    <w:tmpl w:val="F27E6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6D804AD"/>
    <w:multiLevelType w:val="multilevel"/>
    <w:tmpl w:val="2536120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C0585C"/>
    <w:multiLevelType w:val="multilevel"/>
    <w:tmpl w:val="30D48C94"/>
    <w:lvl w:ilvl="0">
      <w:start w:val="4"/>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86D3D20"/>
    <w:multiLevelType w:val="multilevel"/>
    <w:tmpl w:val="461E7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8DB3C36"/>
    <w:multiLevelType w:val="hybridMultilevel"/>
    <w:tmpl w:val="95BA9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1D4584"/>
    <w:multiLevelType w:val="hybridMultilevel"/>
    <w:tmpl w:val="BBC4D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22"/>
  </w:num>
  <w:num w:numId="4">
    <w:abstractNumId w:val="8"/>
  </w:num>
  <w:num w:numId="5">
    <w:abstractNumId w:val="12"/>
  </w:num>
  <w:num w:numId="6">
    <w:abstractNumId w:val="9"/>
  </w:num>
  <w:num w:numId="7">
    <w:abstractNumId w:val="13"/>
  </w:num>
  <w:num w:numId="8">
    <w:abstractNumId w:val="7"/>
  </w:num>
  <w:num w:numId="9">
    <w:abstractNumId w:val="25"/>
  </w:num>
  <w:num w:numId="10">
    <w:abstractNumId w:val="14"/>
  </w:num>
  <w:num w:numId="11">
    <w:abstractNumId w:val="19"/>
  </w:num>
  <w:num w:numId="12">
    <w:abstractNumId w:val="18"/>
  </w:num>
  <w:num w:numId="13">
    <w:abstractNumId w:val="24"/>
  </w:num>
  <w:num w:numId="14">
    <w:abstractNumId w:val="32"/>
  </w:num>
  <w:num w:numId="15">
    <w:abstractNumId w:val="29"/>
  </w:num>
  <w:num w:numId="16">
    <w:abstractNumId w:val="21"/>
  </w:num>
  <w:num w:numId="17">
    <w:abstractNumId w:val="33"/>
  </w:num>
  <w:num w:numId="18">
    <w:abstractNumId w:val="20"/>
  </w:num>
  <w:num w:numId="19">
    <w:abstractNumId w:val="0"/>
  </w:num>
  <w:num w:numId="20">
    <w:abstractNumId w:val="6"/>
  </w:num>
  <w:num w:numId="21">
    <w:abstractNumId w:val="31"/>
  </w:num>
  <w:num w:numId="22">
    <w:abstractNumId w:val="34"/>
  </w:num>
  <w:num w:numId="23">
    <w:abstractNumId w:val="1"/>
  </w:num>
  <w:num w:numId="24">
    <w:abstractNumId w:val="26"/>
  </w:num>
  <w:num w:numId="25">
    <w:abstractNumId w:val="11"/>
  </w:num>
  <w:num w:numId="26">
    <w:abstractNumId w:val="2"/>
  </w:num>
  <w:num w:numId="27">
    <w:abstractNumId w:val="16"/>
  </w:num>
  <w:num w:numId="28">
    <w:abstractNumId w:val="30"/>
  </w:num>
  <w:num w:numId="29">
    <w:abstractNumId w:val="23"/>
  </w:num>
  <w:num w:numId="30">
    <w:abstractNumId w:val="28"/>
  </w:num>
  <w:num w:numId="31">
    <w:abstractNumId w:val="35"/>
  </w:num>
  <w:num w:numId="32">
    <w:abstractNumId w:val="36"/>
  </w:num>
  <w:num w:numId="33">
    <w:abstractNumId w:val="10"/>
  </w:num>
  <w:num w:numId="34">
    <w:abstractNumId w:val="3"/>
  </w:num>
  <w:num w:numId="35">
    <w:abstractNumId w:val="27"/>
  </w:num>
  <w:num w:numId="36">
    <w:abstractNumId w:val="4"/>
  </w:num>
  <w:num w:numId="3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NGPHAN">
    <w15:presenceInfo w15:providerId="Windows Live" w15:userId="722e7a81366b54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DE6"/>
    <w:rsid w:val="00002497"/>
    <w:rsid w:val="00002EF6"/>
    <w:rsid w:val="00013532"/>
    <w:rsid w:val="000527F8"/>
    <w:rsid w:val="00070B8C"/>
    <w:rsid w:val="00084C61"/>
    <w:rsid w:val="00093115"/>
    <w:rsid w:val="0009369D"/>
    <w:rsid w:val="00095146"/>
    <w:rsid w:val="000954F9"/>
    <w:rsid w:val="000A3E4C"/>
    <w:rsid w:val="000B07CF"/>
    <w:rsid w:val="000C78FA"/>
    <w:rsid w:val="000D5AD6"/>
    <w:rsid w:val="000E32D9"/>
    <w:rsid w:val="000F6A24"/>
    <w:rsid w:val="00114B63"/>
    <w:rsid w:val="00114C5C"/>
    <w:rsid w:val="001172F9"/>
    <w:rsid w:val="001470DC"/>
    <w:rsid w:val="001735D7"/>
    <w:rsid w:val="001846F9"/>
    <w:rsid w:val="00184B7C"/>
    <w:rsid w:val="00193EFA"/>
    <w:rsid w:val="001A3D61"/>
    <w:rsid w:val="001A4E22"/>
    <w:rsid w:val="001C467A"/>
    <w:rsid w:val="001C6E58"/>
    <w:rsid w:val="001D5998"/>
    <w:rsid w:val="001D69F3"/>
    <w:rsid w:val="002111E0"/>
    <w:rsid w:val="00216B7C"/>
    <w:rsid w:val="00225B18"/>
    <w:rsid w:val="00231015"/>
    <w:rsid w:val="002374AE"/>
    <w:rsid w:val="00241CE1"/>
    <w:rsid w:val="00243B99"/>
    <w:rsid w:val="00243E38"/>
    <w:rsid w:val="00257D55"/>
    <w:rsid w:val="00257F82"/>
    <w:rsid w:val="0027191A"/>
    <w:rsid w:val="0028663D"/>
    <w:rsid w:val="002A2B9D"/>
    <w:rsid w:val="002C1BB0"/>
    <w:rsid w:val="002C24BC"/>
    <w:rsid w:val="002D7E3A"/>
    <w:rsid w:val="002F4D1E"/>
    <w:rsid w:val="00306E37"/>
    <w:rsid w:val="003221F2"/>
    <w:rsid w:val="00323FF9"/>
    <w:rsid w:val="003672DA"/>
    <w:rsid w:val="003714DB"/>
    <w:rsid w:val="00374308"/>
    <w:rsid w:val="00383CA0"/>
    <w:rsid w:val="003A6EE2"/>
    <w:rsid w:val="003B2DE6"/>
    <w:rsid w:val="003D6137"/>
    <w:rsid w:val="003F09A1"/>
    <w:rsid w:val="003F721C"/>
    <w:rsid w:val="00401325"/>
    <w:rsid w:val="00433EDE"/>
    <w:rsid w:val="00436A34"/>
    <w:rsid w:val="00437C74"/>
    <w:rsid w:val="00466EE1"/>
    <w:rsid w:val="00477CA4"/>
    <w:rsid w:val="0049196C"/>
    <w:rsid w:val="004924DB"/>
    <w:rsid w:val="004A1C6C"/>
    <w:rsid w:val="004D57B0"/>
    <w:rsid w:val="004E2D53"/>
    <w:rsid w:val="00512207"/>
    <w:rsid w:val="005148B2"/>
    <w:rsid w:val="00536B71"/>
    <w:rsid w:val="00544D22"/>
    <w:rsid w:val="005466E8"/>
    <w:rsid w:val="00550456"/>
    <w:rsid w:val="00551001"/>
    <w:rsid w:val="005655E7"/>
    <w:rsid w:val="005748D4"/>
    <w:rsid w:val="00577754"/>
    <w:rsid w:val="00586C2E"/>
    <w:rsid w:val="005A307E"/>
    <w:rsid w:val="005A462B"/>
    <w:rsid w:val="005C170A"/>
    <w:rsid w:val="005C4C7B"/>
    <w:rsid w:val="005D74A7"/>
    <w:rsid w:val="005E3B22"/>
    <w:rsid w:val="005E3BA8"/>
    <w:rsid w:val="005E623E"/>
    <w:rsid w:val="006034B6"/>
    <w:rsid w:val="00611F2D"/>
    <w:rsid w:val="006205CC"/>
    <w:rsid w:val="0062143E"/>
    <w:rsid w:val="006266FE"/>
    <w:rsid w:val="00643B45"/>
    <w:rsid w:val="006511B0"/>
    <w:rsid w:val="00664DF3"/>
    <w:rsid w:val="00681BF8"/>
    <w:rsid w:val="00687A5B"/>
    <w:rsid w:val="00693168"/>
    <w:rsid w:val="00693B40"/>
    <w:rsid w:val="006C6F68"/>
    <w:rsid w:val="006D4FA0"/>
    <w:rsid w:val="006E45C1"/>
    <w:rsid w:val="0070044E"/>
    <w:rsid w:val="007123F5"/>
    <w:rsid w:val="00723FD8"/>
    <w:rsid w:val="00724119"/>
    <w:rsid w:val="00727912"/>
    <w:rsid w:val="007358F2"/>
    <w:rsid w:val="007427D6"/>
    <w:rsid w:val="007525E8"/>
    <w:rsid w:val="00755456"/>
    <w:rsid w:val="00765E40"/>
    <w:rsid w:val="0077610F"/>
    <w:rsid w:val="00777CD7"/>
    <w:rsid w:val="00777FAD"/>
    <w:rsid w:val="00793AC8"/>
    <w:rsid w:val="007A59C3"/>
    <w:rsid w:val="007A60C4"/>
    <w:rsid w:val="007C156F"/>
    <w:rsid w:val="007C5C51"/>
    <w:rsid w:val="007E1B19"/>
    <w:rsid w:val="007F6611"/>
    <w:rsid w:val="00800B95"/>
    <w:rsid w:val="00821830"/>
    <w:rsid w:val="00824672"/>
    <w:rsid w:val="00827535"/>
    <w:rsid w:val="00835CAE"/>
    <w:rsid w:val="00840906"/>
    <w:rsid w:val="00855E47"/>
    <w:rsid w:val="00857AD3"/>
    <w:rsid w:val="00860450"/>
    <w:rsid w:val="008A4461"/>
    <w:rsid w:val="008A73FF"/>
    <w:rsid w:val="008E2398"/>
    <w:rsid w:val="008F5148"/>
    <w:rsid w:val="00934B5C"/>
    <w:rsid w:val="0094312C"/>
    <w:rsid w:val="00957A4C"/>
    <w:rsid w:val="00972080"/>
    <w:rsid w:val="009830C2"/>
    <w:rsid w:val="00984904"/>
    <w:rsid w:val="009951A4"/>
    <w:rsid w:val="009A6AF7"/>
    <w:rsid w:val="009B3035"/>
    <w:rsid w:val="009C2352"/>
    <w:rsid w:val="009C29F9"/>
    <w:rsid w:val="009C42A0"/>
    <w:rsid w:val="009D1FA0"/>
    <w:rsid w:val="009D3420"/>
    <w:rsid w:val="00A01F6B"/>
    <w:rsid w:val="00A0487F"/>
    <w:rsid w:val="00A07882"/>
    <w:rsid w:val="00A20051"/>
    <w:rsid w:val="00A22617"/>
    <w:rsid w:val="00A66395"/>
    <w:rsid w:val="00A75947"/>
    <w:rsid w:val="00A769E1"/>
    <w:rsid w:val="00A936A0"/>
    <w:rsid w:val="00AA1293"/>
    <w:rsid w:val="00AA56B2"/>
    <w:rsid w:val="00B061B5"/>
    <w:rsid w:val="00B24231"/>
    <w:rsid w:val="00B26D3F"/>
    <w:rsid w:val="00B42907"/>
    <w:rsid w:val="00B442AE"/>
    <w:rsid w:val="00B57AF4"/>
    <w:rsid w:val="00B67397"/>
    <w:rsid w:val="00BA1AC4"/>
    <w:rsid w:val="00BA672F"/>
    <w:rsid w:val="00BA7904"/>
    <w:rsid w:val="00BC271E"/>
    <w:rsid w:val="00BC5D4D"/>
    <w:rsid w:val="00BF1E05"/>
    <w:rsid w:val="00C02865"/>
    <w:rsid w:val="00C064C1"/>
    <w:rsid w:val="00C3795B"/>
    <w:rsid w:val="00C45D22"/>
    <w:rsid w:val="00C46721"/>
    <w:rsid w:val="00C74871"/>
    <w:rsid w:val="00C916E4"/>
    <w:rsid w:val="00CB640C"/>
    <w:rsid w:val="00CC7C01"/>
    <w:rsid w:val="00CE05A5"/>
    <w:rsid w:val="00CE32A3"/>
    <w:rsid w:val="00CE48E6"/>
    <w:rsid w:val="00CE5E2B"/>
    <w:rsid w:val="00D23EB7"/>
    <w:rsid w:val="00D26514"/>
    <w:rsid w:val="00D55FAE"/>
    <w:rsid w:val="00D72D7D"/>
    <w:rsid w:val="00D76B11"/>
    <w:rsid w:val="00DA1811"/>
    <w:rsid w:val="00DB62D7"/>
    <w:rsid w:val="00DC187C"/>
    <w:rsid w:val="00DD005B"/>
    <w:rsid w:val="00DD703F"/>
    <w:rsid w:val="00E02071"/>
    <w:rsid w:val="00E02293"/>
    <w:rsid w:val="00E20BA4"/>
    <w:rsid w:val="00E3059B"/>
    <w:rsid w:val="00E36AC7"/>
    <w:rsid w:val="00E51756"/>
    <w:rsid w:val="00E52A43"/>
    <w:rsid w:val="00E64086"/>
    <w:rsid w:val="00E70F4B"/>
    <w:rsid w:val="00E77E93"/>
    <w:rsid w:val="00E8663A"/>
    <w:rsid w:val="00E930F0"/>
    <w:rsid w:val="00EA44F4"/>
    <w:rsid w:val="00EB58B5"/>
    <w:rsid w:val="00EB78B5"/>
    <w:rsid w:val="00EC43DC"/>
    <w:rsid w:val="00EE7F5C"/>
    <w:rsid w:val="00EF4F94"/>
    <w:rsid w:val="00EF7DC8"/>
    <w:rsid w:val="00F1725F"/>
    <w:rsid w:val="00F2126C"/>
    <w:rsid w:val="00F71058"/>
    <w:rsid w:val="00F71D18"/>
    <w:rsid w:val="00F729FC"/>
    <w:rsid w:val="00F85216"/>
    <w:rsid w:val="00FB4876"/>
    <w:rsid w:val="00FC6154"/>
    <w:rsid w:val="00FD3BB7"/>
    <w:rsid w:val="00FE2677"/>
    <w:rsid w:val="00FE6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E15A"/>
  <w15:docId w15:val="{477BCA50-E1B4-4A5D-9F15-F9473E120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DE6"/>
    <w:pPr>
      <w:spacing w:after="240" w:line="240" w:lineRule="auto"/>
      <w:jc w:val="both"/>
    </w:pPr>
    <w:rPr>
      <w:rFonts w:ascii="Times New Roman" w:hAnsi="Times New Roman"/>
      <w:sz w:val="26"/>
    </w:rPr>
  </w:style>
  <w:style w:type="paragraph" w:styleId="Heading1">
    <w:name w:val="heading 1"/>
    <w:basedOn w:val="Normal"/>
    <w:next w:val="Normal"/>
    <w:link w:val="Heading1Char"/>
    <w:qFormat/>
    <w:rsid w:val="005A462B"/>
    <w:pPr>
      <w:keepNext/>
      <w:spacing w:after="0"/>
      <w:jc w:val="center"/>
      <w:outlineLvl w:val="0"/>
    </w:pPr>
    <w:rPr>
      <w:rFonts w:ascii=".VnTimeH" w:eastAsia="Times New Roman" w:hAnsi=".VnTimeH" w:cs="Times New Roman"/>
      <w:b/>
      <w:sz w:val="24"/>
      <w:szCs w:val="20"/>
    </w:rPr>
  </w:style>
  <w:style w:type="paragraph" w:styleId="Heading2">
    <w:name w:val="heading 2"/>
    <w:basedOn w:val="Normal"/>
    <w:next w:val="Normal"/>
    <w:link w:val="Heading2Char"/>
    <w:uiPriority w:val="9"/>
    <w:unhideWhenUsed/>
    <w:qFormat/>
    <w:rsid w:val="001846F9"/>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1846F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DE6"/>
    <w:pPr>
      <w:ind w:left="720"/>
      <w:contextualSpacing/>
    </w:pPr>
  </w:style>
  <w:style w:type="character" w:customStyle="1" w:styleId="Heading1Char">
    <w:name w:val="Heading 1 Char"/>
    <w:basedOn w:val="DefaultParagraphFont"/>
    <w:link w:val="Heading1"/>
    <w:rsid w:val="005A462B"/>
    <w:rPr>
      <w:rFonts w:ascii=".VnTimeH" w:eastAsia="Times New Roman" w:hAnsi=".VnTimeH" w:cs="Times New Roman"/>
      <w:b/>
      <w:sz w:val="24"/>
      <w:szCs w:val="20"/>
    </w:rPr>
  </w:style>
  <w:style w:type="character" w:styleId="Hyperlink">
    <w:name w:val="Hyperlink"/>
    <w:basedOn w:val="DefaultParagraphFont"/>
    <w:uiPriority w:val="99"/>
    <w:unhideWhenUsed/>
    <w:rsid w:val="00551001"/>
    <w:rPr>
      <w:color w:val="0000FF"/>
      <w:u w:val="single"/>
    </w:rPr>
  </w:style>
  <w:style w:type="paragraph" w:styleId="Caption">
    <w:name w:val="caption"/>
    <w:basedOn w:val="Normal"/>
    <w:next w:val="Normal"/>
    <w:uiPriority w:val="35"/>
    <w:unhideWhenUsed/>
    <w:qFormat/>
    <w:rsid w:val="00F71D18"/>
    <w:pPr>
      <w:spacing w:after="200"/>
    </w:pPr>
    <w:rPr>
      <w:i/>
      <w:iCs/>
      <w:color w:val="1F497D" w:themeColor="text2"/>
      <w:sz w:val="18"/>
      <w:szCs w:val="18"/>
    </w:rPr>
  </w:style>
  <w:style w:type="character" w:customStyle="1" w:styleId="Heading3Char">
    <w:name w:val="Heading 3 Char"/>
    <w:basedOn w:val="DefaultParagraphFont"/>
    <w:link w:val="Heading3"/>
    <w:uiPriority w:val="9"/>
    <w:rsid w:val="001846F9"/>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1846F9"/>
    <w:rPr>
      <w:rFonts w:asciiTheme="majorHAnsi" w:eastAsiaTheme="majorEastAsia" w:hAnsiTheme="majorHAnsi" w:cstheme="majorBidi"/>
      <w:color w:val="365F91" w:themeColor="accent1" w:themeShade="BF"/>
      <w:sz w:val="26"/>
      <w:szCs w:val="26"/>
    </w:rPr>
  </w:style>
  <w:style w:type="table" w:styleId="GridTable3-Accent1">
    <w:name w:val="Grid Table 3 Accent 1"/>
    <w:basedOn w:val="TableNormal"/>
    <w:uiPriority w:val="48"/>
    <w:rsid w:val="006E45C1"/>
    <w:pPr>
      <w:spacing w:after="0" w:line="240" w:lineRule="auto"/>
    </w:pPr>
    <w:rPr>
      <w:rFonts w:ascii="Calibri" w:eastAsia="Calibri" w:hAnsi="Calibri" w:cs="Calibr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6E45C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6E45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6E45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6E45C1"/>
    <w:pPr>
      <w:spacing w:after="0" w:line="240" w:lineRule="auto"/>
    </w:pPr>
    <w:rPr>
      <w:rFonts w:ascii="Calibri" w:eastAsia="Calibri" w:hAnsi="Calibri" w:cs="Calibri"/>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Caption1">
    <w:name w:val="Caption1"/>
    <w:basedOn w:val="Caption"/>
    <w:qFormat/>
    <w:rsid w:val="003221F2"/>
    <w:pPr>
      <w:spacing w:before="120"/>
      <w:jc w:val="center"/>
    </w:pPr>
    <w:rPr>
      <w:color w:val="auto"/>
      <w:sz w:val="24"/>
      <w:szCs w:val="24"/>
    </w:rPr>
  </w:style>
  <w:style w:type="paragraph" w:styleId="Header">
    <w:name w:val="header"/>
    <w:basedOn w:val="Normal"/>
    <w:link w:val="HeaderChar"/>
    <w:uiPriority w:val="99"/>
    <w:unhideWhenUsed/>
    <w:rsid w:val="00E52A43"/>
    <w:pPr>
      <w:tabs>
        <w:tab w:val="center" w:pos="4680"/>
        <w:tab w:val="right" w:pos="9360"/>
      </w:tabs>
      <w:spacing w:after="0"/>
    </w:pPr>
  </w:style>
  <w:style w:type="character" w:customStyle="1" w:styleId="HeaderChar">
    <w:name w:val="Header Char"/>
    <w:basedOn w:val="DefaultParagraphFont"/>
    <w:link w:val="Header"/>
    <w:uiPriority w:val="99"/>
    <w:rsid w:val="00E52A43"/>
    <w:rPr>
      <w:rFonts w:ascii="Times New Roman" w:hAnsi="Times New Roman"/>
      <w:sz w:val="26"/>
    </w:rPr>
  </w:style>
  <w:style w:type="paragraph" w:styleId="Footer">
    <w:name w:val="footer"/>
    <w:basedOn w:val="Normal"/>
    <w:link w:val="FooterChar"/>
    <w:uiPriority w:val="99"/>
    <w:unhideWhenUsed/>
    <w:rsid w:val="00E52A43"/>
    <w:pPr>
      <w:tabs>
        <w:tab w:val="center" w:pos="4680"/>
        <w:tab w:val="right" w:pos="9360"/>
      </w:tabs>
      <w:spacing w:after="0"/>
    </w:pPr>
  </w:style>
  <w:style w:type="character" w:customStyle="1" w:styleId="FooterChar">
    <w:name w:val="Footer Char"/>
    <w:basedOn w:val="DefaultParagraphFont"/>
    <w:link w:val="Footer"/>
    <w:uiPriority w:val="99"/>
    <w:rsid w:val="00E52A43"/>
    <w:rPr>
      <w:rFonts w:ascii="Times New Roman" w:hAnsi="Times New Roman"/>
      <w:sz w:val="26"/>
    </w:rPr>
  </w:style>
  <w:style w:type="table" w:styleId="GridTable1Light-Accent2">
    <w:name w:val="Grid Table 1 Light Accent 2"/>
    <w:basedOn w:val="TableNormal"/>
    <w:uiPriority w:val="46"/>
    <w:rsid w:val="00241CE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41C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hongthuong">
    <w:name w:val="thongthuong"/>
    <w:basedOn w:val="Normal"/>
    <w:qFormat/>
    <w:rsid w:val="00EB78B5"/>
    <w:pPr>
      <w:spacing w:before="120" w:after="120" w:line="312" w:lineRule="auto"/>
      <w:ind w:firstLine="567"/>
      <w:jc w:val="left"/>
    </w:pPr>
    <w:rPr>
      <w:rFonts w:eastAsia="Times New Roman" w:cs="Times New Roman"/>
      <w:szCs w:val="26"/>
    </w:rPr>
  </w:style>
  <w:style w:type="paragraph" w:customStyle="1" w:styleId="1">
    <w:name w:val="1"/>
    <w:basedOn w:val="Normal"/>
    <w:qFormat/>
    <w:rsid w:val="001D5998"/>
    <w:pPr>
      <w:spacing w:before="120" w:after="120" w:line="312" w:lineRule="auto"/>
      <w:jc w:val="left"/>
    </w:pPr>
    <w:rPr>
      <w:rFonts w:eastAsia="Times New Roman" w:cs="Times New Roman"/>
      <w:szCs w:val="26"/>
    </w:rPr>
  </w:style>
  <w:style w:type="paragraph" w:customStyle="1" w:styleId="4cham">
    <w:name w:val="4cham"/>
    <w:basedOn w:val="Normal"/>
    <w:qFormat/>
    <w:rsid w:val="001D5998"/>
    <w:pPr>
      <w:ind w:left="720" w:firstLine="720"/>
    </w:pPr>
    <w:rPr>
      <w:i/>
    </w:rPr>
  </w:style>
  <w:style w:type="paragraph" w:customStyle="1" w:styleId="cham">
    <w:name w:val="cham"/>
    <w:basedOn w:val="Normal"/>
    <w:qFormat/>
    <w:rsid w:val="00724119"/>
    <w:pPr>
      <w:numPr>
        <w:numId w:val="8"/>
      </w:numPr>
      <w:pBdr>
        <w:top w:val="nil"/>
        <w:left w:val="nil"/>
        <w:bottom w:val="nil"/>
        <w:right w:val="nil"/>
        <w:between w:val="nil"/>
      </w:pBdr>
      <w:spacing w:before="120" w:after="120" w:line="312" w:lineRule="auto"/>
      <w:ind w:left="527" w:hanging="357"/>
    </w:pPr>
    <w:rPr>
      <w:rFonts w:eastAsia="Times New Roman" w:cs="Times New Roman"/>
      <w:szCs w:val="26"/>
    </w:rPr>
  </w:style>
  <w:style w:type="paragraph" w:customStyle="1" w:styleId="Style1">
    <w:name w:val="Style1"/>
    <w:basedOn w:val="ListParagraph"/>
    <w:qFormat/>
    <w:rsid w:val="00084C61"/>
    <w:pPr>
      <w:numPr>
        <w:numId w:val="18"/>
      </w:numPr>
      <w:spacing w:after="0" w:line="312" w:lineRule="auto"/>
      <w:ind w:left="924" w:hanging="357"/>
    </w:pPr>
    <w:rPr>
      <w:rFonts w:eastAsia="Times New Roman" w:cs="Times New Roman"/>
      <w:szCs w:val="26"/>
    </w:rPr>
  </w:style>
  <w:style w:type="paragraph" w:styleId="TOCHeading">
    <w:name w:val="TOC Heading"/>
    <w:basedOn w:val="Heading1"/>
    <w:next w:val="Normal"/>
    <w:uiPriority w:val="39"/>
    <w:unhideWhenUsed/>
    <w:qFormat/>
    <w:rsid w:val="00A07882"/>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07882"/>
    <w:pPr>
      <w:spacing w:after="100"/>
    </w:pPr>
  </w:style>
  <w:style w:type="paragraph" w:styleId="TOC2">
    <w:name w:val="toc 2"/>
    <w:basedOn w:val="Normal"/>
    <w:next w:val="Normal"/>
    <w:autoRedefine/>
    <w:uiPriority w:val="39"/>
    <w:unhideWhenUsed/>
    <w:rsid w:val="00A07882"/>
    <w:pPr>
      <w:spacing w:after="100"/>
      <w:ind w:left="260"/>
    </w:pPr>
  </w:style>
  <w:style w:type="paragraph" w:styleId="TOC3">
    <w:name w:val="toc 3"/>
    <w:basedOn w:val="Normal"/>
    <w:next w:val="Normal"/>
    <w:autoRedefine/>
    <w:uiPriority w:val="39"/>
    <w:unhideWhenUsed/>
    <w:rsid w:val="00A07882"/>
    <w:pPr>
      <w:spacing w:after="100"/>
      <w:ind w:left="520"/>
    </w:pPr>
  </w:style>
  <w:style w:type="paragraph" w:styleId="TableofFigures">
    <w:name w:val="table of figures"/>
    <w:basedOn w:val="Normal"/>
    <w:next w:val="Normal"/>
    <w:uiPriority w:val="99"/>
    <w:unhideWhenUsed/>
    <w:rsid w:val="00BC5D4D"/>
    <w:pPr>
      <w:spacing w:after="0"/>
    </w:pPr>
  </w:style>
  <w:style w:type="paragraph" w:customStyle="1" w:styleId="thongthuong0">
    <w:name w:val="thong thuong"/>
    <w:basedOn w:val="Normal"/>
    <w:rsid w:val="00681BF8"/>
    <w:pPr>
      <w:spacing w:after="160" w:line="312" w:lineRule="auto"/>
      <w:ind w:firstLine="567"/>
    </w:pPr>
  </w:style>
  <w:style w:type="paragraph" w:styleId="BalloonText">
    <w:name w:val="Balloon Text"/>
    <w:basedOn w:val="Normal"/>
    <w:link w:val="BalloonTextChar"/>
    <w:uiPriority w:val="99"/>
    <w:semiHidden/>
    <w:unhideWhenUsed/>
    <w:rsid w:val="007C5C51"/>
    <w:pPr>
      <w:spacing w:after="0"/>
      <w:jc w:val="left"/>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7C5C51"/>
    <w:rPr>
      <w:rFonts w:ascii="Segoe UI" w:eastAsia="Calibri" w:hAnsi="Segoe UI" w:cs="Segoe UI"/>
      <w:sz w:val="18"/>
      <w:szCs w:val="18"/>
    </w:rPr>
  </w:style>
  <w:style w:type="paragraph" w:styleId="FootnoteText">
    <w:name w:val="footnote text"/>
    <w:basedOn w:val="Normal"/>
    <w:link w:val="FootnoteTextChar"/>
    <w:uiPriority w:val="99"/>
    <w:semiHidden/>
    <w:unhideWhenUsed/>
    <w:rsid w:val="00323FF9"/>
    <w:pPr>
      <w:spacing w:after="0"/>
      <w:jc w:val="left"/>
    </w:pPr>
    <w:rPr>
      <w:rFonts w:ascii="Calibri" w:eastAsia="Calibri" w:hAnsi="Calibri" w:cs="Calibri"/>
      <w:sz w:val="20"/>
      <w:szCs w:val="20"/>
    </w:rPr>
  </w:style>
  <w:style w:type="character" w:customStyle="1" w:styleId="FootnoteTextChar">
    <w:name w:val="Footnote Text Char"/>
    <w:basedOn w:val="DefaultParagraphFont"/>
    <w:link w:val="FootnoteText"/>
    <w:uiPriority w:val="99"/>
    <w:semiHidden/>
    <w:rsid w:val="00323FF9"/>
    <w:rPr>
      <w:rFonts w:ascii="Calibri" w:eastAsia="Calibri" w:hAnsi="Calibri" w:cs="Calibri"/>
      <w:sz w:val="20"/>
      <w:szCs w:val="20"/>
    </w:rPr>
  </w:style>
  <w:style w:type="character" w:styleId="FootnoteReference">
    <w:name w:val="footnote reference"/>
    <w:basedOn w:val="DefaultParagraphFont"/>
    <w:uiPriority w:val="99"/>
    <w:semiHidden/>
    <w:unhideWhenUsed/>
    <w:rsid w:val="00323F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42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laodong.vn/lao-dong-cuoi-tuan/nguoi-viet-ngay-cang-chi-nhieu-tien-lam-tu-thien-575355.ldo"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kinhtedothi.vn/kho-cuong-xu-huong-thanh-toan-khong-tien-mat-360026.html"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enk.vn/tin-ict/4-cach-lam-tu-thien-online-khong-mat-tien-qua-de2015123109195%204203.chn" TargetMode="External"/><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nonprofitssource.com/online-giving-statistic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luatvietnam.vn/tin-van-ban-moi/quy-tu-thien-phai-cong-bo-cong-khai-cac-khoan-dong-gop-186-23023-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thutuchanhchinh.vn/noidung/tintuc/Lists/TinCucKiemSoat%20TTHC/View_%20Detail.aspx" TargetMode="External"/><Relationship Id="rId57"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hackernoon.com/transforming-the-philanthropic-landscape-through-charity-mobile-apps-b789a5908d8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7DFC5-7553-4523-BF74-D10AC0AF2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Pages>
  <Words>9175</Words>
  <Characters>52301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NHUNG</dc:creator>
  <cp:keywords/>
  <dc:description/>
  <cp:lastModifiedBy>Tú Hà</cp:lastModifiedBy>
  <cp:revision>7</cp:revision>
  <dcterms:created xsi:type="dcterms:W3CDTF">2020-04-25T18:48:00Z</dcterms:created>
  <dcterms:modified xsi:type="dcterms:W3CDTF">2020-05-18T04:37:00Z</dcterms:modified>
</cp:coreProperties>
</file>